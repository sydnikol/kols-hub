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How to Take Care of Kol</w:t>
      </w:r>
    </w:p>
    <w:p w:rsidR="00000000" w:rsidDel="00000000" w:rsidP="00000000" w:rsidRDefault="00000000" w:rsidRPr="00000000" w14:paraId="00000002">
      <w:pPr>
        <w:pStyle w:val="Heading1"/>
        <w:rPr>
          <w:rFonts w:ascii="Arial" w:cs="Arial" w:eastAsia="Arial" w:hAnsi="Arial"/>
          <w:color w:val="000000"/>
          <w:sz w:val="34"/>
          <w:szCs w:val="34"/>
          <w:vertAlign w:val="baseline"/>
        </w:rPr>
      </w:pPr>
      <w:bookmarkStart w:colFirst="0" w:colLast="0" w:name="_heading=h.m5q3p589ivz4" w:id="0"/>
      <w:bookmarkEnd w:id="0"/>
      <w:r w:rsidDel="00000000" w:rsidR="00000000" w:rsidRPr="00000000">
        <w:rPr>
          <w:rtl w:val="0"/>
        </w:rPr>
        <w:t xml:space="preserve">Important Numbers</w:t>
      </w:r>
      <w:r w:rsidDel="00000000" w:rsidR="00000000" w:rsidRPr="00000000">
        <w:rPr>
          <w:rtl w:val="0"/>
        </w:rPr>
      </w:r>
    </w:p>
    <w:p w:rsidR="00000000" w:rsidDel="00000000" w:rsidP="00000000" w:rsidRDefault="00000000" w:rsidRPr="00000000" w14:paraId="00000003">
      <w:pPr>
        <w:pStyle w:val="Heading2"/>
        <w:rPr>
          <w:rFonts w:ascii="Arial" w:cs="Arial" w:eastAsia="Arial" w:hAnsi="Arial"/>
          <w:color w:val="000000"/>
          <w:sz w:val="30"/>
          <w:szCs w:val="30"/>
          <w:vertAlign w:val="baseline"/>
        </w:rPr>
      </w:pPr>
      <w:bookmarkStart w:colFirst="0" w:colLast="0" w:name="_heading=h.j63g1mpkmolv" w:id="1"/>
      <w:bookmarkEnd w:id="1"/>
      <w:r w:rsidDel="00000000" w:rsidR="00000000" w:rsidRPr="00000000">
        <w:rPr>
          <w:rtl w:val="0"/>
        </w:rPr>
        <w:t xml:space="preserve">Emergency Contacts</w:t>
      </w:r>
      <w:r w:rsidDel="00000000" w:rsidR="00000000" w:rsidRPr="00000000">
        <w:rPr>
          <w:rtl w:val="0"/>
        </w:rPr>
      </w:r>
    </w:p>
    <w:p w:rsidR="00000000" w:rsidDel="00000000" w:rsidP="00000000" w:rsidRDefault="00000000" w:rsidRPr="00000000" w14:paraId="00000004">
      <w:pPr>
        <w:rPr/>
      </w:pPr>
      <w:r w:rsidDel="00000000" w:rsidR="00000000" w:rsidRPr="00000000">
        <w:rPr>
          <w:u w:val="single"/>
          <w:rtl w:val="0"/>
        </w:rPr>
        <w:t xml:space="preserve">Nesting Partner</w:t>
      </w:r>
      <w:r w:rsidDel="00000000" w:rsidR="00000000" w:rsidRPr="00000000">
        <w:rPr>
          <w:rtl w:val="0"/>
        </w:rPr>
        <w:t xml:space="preserve">: </w:t>
      </w:r>
      <w:r w:rsidDel="00000000" w:rsidR="00000000" w:rsidRPr="00000000">
        <w:rPr>
          <w:b w:val="1"/>
          <w:rtl w:val="0"/>
        </w:rPr>
        <w:t xml:space="preserve">Quenten Klarner</w:t>
      </w:r>
      <w:r w:rsidDel="00000000" w:rsidR="00000000" w:rsidRPr="00000000">
        <w:rPr>
          <w:rtl w:val="0"/>
        </w:rPr>
        <w:t xml:space="preserve"> – (913) 408-8749</w:t>
      </w:r>
    </w:p>
    <w:p w:rsidR="00000000" w:rsidDel="00000000" w:rsidP="00000000" w:rsidRDefault="00000000" w:rsidRPr="00000000" w14:paraId="00000005">
      <w:pPr>
        <w:rPr/>
      </w:pPr>
      <w:r w:rsidDel="00000000" w:rsidR="00000000" w:rsidRPr="00000000">
        <w:rPr>
          <w:u w:val="single"/>
          <w:rtl w:val="0"/>
        </w:rPr>
        <w:t xml:space="preserve">Partner</w:t>
      </w:r>
      <w:r w:rsidDel="00000000" w:rsidR="00000000" w:rsidRPr="00000000">
        <w:rPr>
          <w:rtl w:val="0"/>
        </w:rPr>
        <w:t xml:space="preserve">: </w:t>
      </w:r>
      <w:r w:rsidDel="00000000" w:rsidR="00000000" w:rsidRPr="00000000">
        <w:rPr>
          <w:b w:val="1"/>
          <w:rtl w:val="0"/>
        </w:rPr>
        <w:t xml:space="preserve">Da’Veon Howard</w:t>
      </w:r>
      <w:r w:rsidDel="00000000" w:rsidR="00000000" w:rsidRPr="00000000">
        <w:rPr>
          <w:rtl w:val="0"/>
        </w:rPr>
        <w:t xml:space="preserve"> – (913) 293-6589 </w:t>
      </w:r>
    </w:p>
    <w:p w:rsidR="00000000" w:rsidDel="00000000" w:rsidP="00000000" w:rsidRDefault="00000000" w:rsidRPr="00000000" w14:paraId="00000006">
      <w:pPr>
        <w:rPr/>
      </w:pPr>
      <w:r w:rsidDel="00000000" w:rsidR="00000000" w:rsidRPr="00000000">
        <w:rPr>
          <w:u w:val="single"/>
          <w:rtl w:val="0"/>
        </w:rPr>
        <w:t xml:space="preserve">Mother</w:t>
      </w:r>
      <w:r w:rsidDel="00000000" w:rsidR="00000000" w:rsidRPr="00000000">
        <w:rPr>
          <w:rtl w:val="0"/>
        </w:rPr>
        <w:t xml:space="preserve">: </w:t>
      </w:r>
      <w:r w:rsidDel="00000000" w:rsidR="00000000" w:rsidRPr="00000000">
        <w:rPr>
          <w:b w:val="1"/>
          <w:rtl w:val="0"/>
        </w:rPr>
        <w:t xml:space="preserve">Linda Jones</w:t>
      </w:r>
      <w:r w:rsidDel="00000000" w:rsidR="00000000" w:rsidRPr="00000000">
        <w:rPr>
          <w:rtl w:val="0"/>
        </w:rPr>
        <w:t xml:space="preserve"> – (913) 219-9470</w:t>
      </w:r>
    </w:p>
    <w:p w:rsidR="00000000" w:rsidDel="00000000" w:rsidP="00000000" w:rsidRDefault="00000000" w:rsidRPr="00000000" w14:paraId="00000007">
      <w:pPr>
        <w:pStyle w:val="Heading3"/>
        <w:rPr>
          <w:color w:val="000000"/>
          <w:vertAlign w:val="baseline"/>
        </w:rPr>
      </w:pPr>
      <w:bookmarkStart w:colFirst="0" w:colLast="0" w:name="_heading=h.pk19ebffeve6" w:id="2"/>
      <w:bookmarkEnd w:id="2"/>
      <w:r w:rsidDel="00000000" w:rsidR="00000000" w:rsidRPr="00000000">
        <w:rPr>
          <w:color w:val="000000"/>
          <w:rtl w:val="0"/>
        </w:rPr>
        <w:t xml:space="preserve">Care Team</w:t>
      </w:r>
      <w:r w:rsidDel="00000000" w:rsidR="00000000" w:rsidRPr="00000000">
        <w:rPr>
          <w:rtl w:val="0"/>
        </w:rPr>
      </w:r>
    </w:p>
    <w:p w:rsidR="00000000" w:rsidDel="00000000" w:rsidP="00000000" w:rsidRDefault="00000000" w:rsidRPr="00000000" w14:paraId="00000008">
      <w:pPr>
        <w:pStyle w:val="Heading2"/>
        <w:keepNext w:val="1"/>
        <w:keepLines w:val="1"/>
        <w:spacing w:after="80" w:before="360" w:lineRule="auto"/>
        <w:rPr>
          <w:rFonts w:ascii="Arial" w:cs="Arial" w:eastAsia="Arial" w:hAnsi="Arial"/>
          <w:vertAlign w:val="baseline"/>
        </w:rPr>
      </w:pPr>
      <w:bookmarkStart w:colFirst="0" w:colLast="0" w:name="_heading=h.w3bv7isr4a4y" w:id="3"/>
      <w:bookmarkEnd w:id="3"/>
      <w:r w:rsidDel="00000000" w:rsidR="00000000" w:rsidRPr="00000000">
        <w:rPr>
          <w:rFonts w:ascii="Arial" w:cs="Arial" w:eastAsia="Arial" w:hAnsi="Arial"/>
          <w:vertAlign w:val="baseline"/>
          <w:rtl w:val="0"/>
        </w:rPr>
        <w:t xml:space="preserve">Truman </w:t>
      </w:r>
    </w:p>
    <w:p w:rsidR="00000000" w:rsidDel="00000000" w:rsidP="00000000" w:rsidRDefault="00000000" w:rsidRPr="00000000" w14:paraId="00000009">
      <w:pPr>
        <w:rPr/>
      </w:pPr>
      <w:r w:rsidDel="00000000" w:rsidR="00000000" w:rsidRPr="00000000">
        <w:rPr>
          <w:u w:val="single"/>
          <w:rtl w:val="0"/>
        </w:rPr>
        <w:t xml:space="preserve">Primary Care</w:t>
      </w:r>
      <w:r w:rsidDel="00000000" w:rsidR="00000000" w:rsidRPr="00000000">
        <w:rPr>
          <w:rtl w:val="0"/>
        </w:rPr>
        <w:t xml:space="preserve"> – </w:t>
      </w:r>
      <w:r w:rsidDel="00000000" w:rsidR="00000000" w:rsidRPr="00000000">
        <w:rPr>
          <w:b w:val="1"/>
          <w:rtl w:val="0"/>
        </w:rPr>
        <w:t xml:space="preserve">Amanda Sommerville: </w:t>
      </w:r>
      <w:r w:rsidDel="00000000" w:rsidR="00000000" w:rsidRPr="00000000">
        <w:rPr>
          <w:rtl w:val="0"/>
        </w:rPr>
        <w:t xml:space="preserve">(816) 404- 4862</w:t>
      </w:r>
    </w:p>
    <w:p w:rsidR="00000000" w:rsidDel="00000000" w:rsidP="00000000" w:rsidRDefault="00000000" w:rsidRPr="00000000" w14:paraId="0000000A">
      <w:pPr>
        <w:rPr/>
      </w:pPr>
      <w:r w:rsidDel="00000000" w:rsidR="00000000" w:rsidRPr="00000000">
        <w:rPr>
          <w:u w:val="single"/>
          <w:rtl w:val="0"/>
        </w:rPr>
        <w:t xml:space="preserve">Gastroenterologist: </w:t>
      </w:r>
      <w:r w:rsidDel="00000000" w:rsidR="00000000" w:rsidRPr="00000000">
        <w:rPr>
          <w:rtl w:val="0"/>
        </w:rPr>
        <w:t xml:space="preserve">(816)</w:t>
      </w:r>
      <w:sdt>
        <w:sdtPr>
          <w:id w:val="-1384174338"/>
          <w:tag w:val="goog_rdk_0"/>
        </w:sdtPr>
        <w:sdtContent>
          <w:ins w:author="Linda Jones" w:id="0" w:date="2025-08-09T01:23:46Z">
            <w:r w:rsidDel="00000000" w:rsidR="00000000" w:rsidRPr="00000000">
              <w:rPr>
                <w:rtl w:val="0"/>
              </w:rPr>
              <w:t xml:space="preserve"> </w:t>
            </w:r>
          </w:ins>
        </w:sdtContent>
      </w:sdt>
      <w:r w:rsidDel="00000000" w:rsidR="00000000" w:rsidRPr="00000000">
        <w:rPr>
          <w:rtl w:val="0"/>
        </w:rPr>
        <w:t xml:space="preserve">404-3995</w:t>
      </w:r>
    </w:p>
    <w:p w:rsidR="00000000" w:rsidDel="00000000" w:rsidP="00000000" w:rsidRDefault="00000000" w:rsidRPr="00000000" w14:paraId="0000000B">
      <w:pPr>
        <w:rPr/>
      </w:pPr>
      <w:r w:rsidDel="00000000" w:rsidR="00000000" w:rsidRPr="00000000">
        <w:rPr>
          <w:u w:val="single"/>
          <w:rtl w:val="0"/>
        </w:rPr>
        <w:t xml:space="preserve">Nuclear Medicine: </w:t>
      </w:r>
      <w:r w:rsidDel="00000000" w:rsidR="00000000" w:rsidRPr="00000000">
        <w:rPr>
          <w:rtl w:val="0"/>
        </w:rPr>
        <w:t xml:space="preserve">(816)</w:t>
      </w:r>
      <w:sdt>
        <w:sdtPr>
          <w:id w:val="-1080193048"/>
          <w:tag w:val="goog_rdk_1"/>
        </w:sdtPr>
        <w:sdtContent>
          <w:ins w:author="Linda Jones" w:id="1" w:date="2025-08-09T01:23:57Z">
            <w:r w:rsidDel="00000000" w:rsidR="00000000" w:rsidRPr="00000000">
              <w:rPr>
                <w:rtl w:val="0"/>
              </w:rPr>
              <w:t xml:space="preserve"> </w:t>
            </w:r>
          </w:ins>
        </w:sdtContent>
      </w:sdt>
      <w:r w:rsidDel="00000000" w:rsidR="00000000" w:rsidRPr="00000000">
        <w:rPr>
          <w:rtl w:val="0"/>
        </w:rPr>
        <w:t xml:space="preserve">404-0709</w:t>
      </w:r>
    </w:p>
    <w:p w:rsidR="00000000" w:rsidDel="00000000" w:rsidP="00000000" w:rsidRDefault="00000000" w:rsidRPr="00000000" w14:paraId="0000000C">
      <w:pPr>
        <w:rPr>
          <w:u w:val="single"/>
        </w:rPr>
      </w:pPr>
      <w:r w:rsidDel="00000000" w:rsidR="00000000" w:rsidRPr="00000000">
        <w:rPr>
          <w:u w:val="single"/>
          <w:rtl w:val="0"/>
        </w:rPr>
        <w:t xml:space="preserve">Pain Management- </w:t>
      </w:r>
      <w:r w:rsidDel="00000000" w:rsidR="00000000" w:rsidRPr="00000000">
        <w:rPr>
          <w:b w:val="1"/>
          <w:rtl w:val="0"/>
        </w:rPr>
        <w:t xml:space="preserve">Fei Cao</w:t>
      </w:r>
      <w:r w:rsidDel="00000000" w:rsidR="00000000" w:rsidRPr="00000000">
        <w:rPr>
          <w:rtl w:val="0"/>
        </w:rPr>
        <w:t xml:space="preserve">: (816) 404-7800</w:t>
      </w:r>
      <w:r w:rsidDel="00000000" w:rsidR="00000000" w:rsidRPr="00000000">
        <w:rPr>
          <w:rtl w:val="0"/>
        </w:rPr>
      </w:r>
    </w:p>
    <w:p w:rsidR="00000000" w:rsidDel="00000000" w:rsidP="00000000" w:rsidRDefault="00000000" w:rsidRPr="00000000" w14:paraId="0000000D">
      <w:pPr>
        <w:rPr/>
      </w:pPr>
      <w:r w:rsidDel="00000000" w:rsidR="00000000" w:rsidRPr="00000000">
        <w:rPr>
          <w:u w:val="single"/>
          <w:rtl w:val="0"/>
        </w:rPr>
        <w:t xml:space="preserve">Radiology: </w:t>
      </w:r>
      <w:r w:rsidDel="00000000" w:rsidR="00000000" w:rsidRPr="00000000">
        <w:rPr>
          <w:rtl w:val="0"/>
        </w:rPr>
        <w:t xml:space="preserve">(816)404-0690</w:t>
      </w:r>
    </w:p>
    <w:p w:rsidR="00000000" w:rsidDel="00000000" w:rsidP="00000000" w:rsidRDefault="00000000" w:rsidRPr="00000000" w14:paraId="0000000E">
      <w:pPr>
        <w:rPr>
          <w:u w:val="single"/>
        </w:rPr>
      </w:pPr>
      <w:r w:rsidDel="00000000" w:rsidR="00000000" w:rsidRPr="00000000">
        <w:rPr>
          <w:u w:val="single"/>
          <w:rtl w:val="0"/>
        </w:rPr>
        <w:t xml:space="preserve">Rheumatology- </w:t>
      </w:r>
      <w:r w:rsidDel="00000000" w:rsidR="00000000" w:rsidRPr="00000000">
        <w:rPr>
          <w:b w:val="1"/>
          <w:rtl w:val="0"/>
        </w:rPr>
        <w:t xml:space="preserve">Sarah Ifteqar</w:t>
      </w:r>
      <w:r w:rsidDel="00000000" w:rsidR="00000000" w:rsidRPr="00000000">
        <w:rPr>
          <w:rtl w:val="0"/>
        </w:rPr>
        <w:t xml:space="preserve">: (816)</w:t>
      </w:r>
      <w:sdt>
        <w:sdtPr>
          <w:id w:val="-1938167995"/>
          <w:tag w:val="goog_rdk_2"/>
        </w:sdtPr>
        <w:sdtContent>
          <w:ins w:author="Linda Jones" w:id="2" w:date="2025-08-09T01:24:15Z">
            <w:r w:rsidDel="00000000" w:rsidR="00000000" w:rsidRPr="00000000">
              <w:rPr>
                <w:rtl w:val="0"/>
              </w:rPr>
              <w:t xml:space="preserve"> </w:t>
            </w:r>
          </w:ins>
        </w:sdtContent>
      </w:sdt>
      <w:r w:rsidDel="00000000" w:rsidR="00000000" w:rsidRPr="00000000">
        <w:rPr>
          <w:rtl w:val="0"/>
        </w:rPr>
        <w:t xml:space="preserve">404-1885</w:t>
      </w:r>
      <w:r w:rsidDel="00000000" w:rsidR="00000000" w:rsidRPr="00000000">
        <w:rPr>
          <w:rtl w:val="0"/>
        </w:rPr>
      </w:r>
    </w:p>
    <w:p w:rsidR="00000000" w:rsidDel="00000000" w:rsidP="00000000" w:rsidRDefault="00000000" w:rsidRPr="00000000" w14:paraId="0000000F">
      <w:pPr>
        <w:rPr/>
      </w:pPr>
      <w:r w:rsidDel="00000000" w:rsidR="00000000" w:rsidRPr="00000000">
        <w:rPr>
          <w:u w:val="single"/>
          <w:rtl w:val="0"/>
        </w:rPr>
        <w:t xml:space="preserve">Women’s Health: </w:t>
      </w:r>
      <w:r w:rsidDel="00000000" w:rsidR="00000000" w:rsidRPr="00000000">
        <w:rPr>
          <w:rtl w:val="0"/>
        </w:rPr>
        <w:t xml:space="preserve">(816)</w:t>
      </w:r>
      <w:sdt>
        <w:sdtPr>
          <w:id w:val="1225481888"/>
          <w:tag w:val="goog_rdk_3"/>
        </w:sdtPr>
        <w:sdtContent>
          <w:ins w:author="Linda Jones" w:id="3" w:date="2025-08-09T01:24:22Z">
            <w:r w:rsidDel="00000000" w:rsidR="00000000" w:rsidRPr="00000000">
              <w:rPr>
                <w:rtl w:val="0"/>
              </w:rPr>
              <w:t xml:space="preserve"> </w:t>
            </w:r>
          </w:ins>
        </w:sdtContent>
      </w:sdt>
      <w:r w:rsidDel="00000000" w:rsidR="00000000" w:rsidRPr="00000000">
        <w:rPr>
          <w:rtl w:val="0"/>
        </w:rPr>
        <w:t xml:space="preserve">404- 4100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rFonts w:ascii="Arial" w:cs="Arial" w:eastAsia="Arial" w:hAnsi="Arial"/>
        </w:rPr>
      </w:pPr>
      <w:bookmarkStart w:colFirst="0" w:colLast="0" w:name="_heading=h.xoh17da1s8ar" w:id="4"/>
      <w:bookmarkEnd w:id="4"/>
      <w:r w:rsidDel="00000000" w:rsidR="00000000" w:rsidRPr="00000000">
        <w:rPr>
          <w:rFonts w:ascii="Arial" w:cs="Arial" w:eastAsia="Arial" w:hAnsi="Arial"/>
          <w:rtl w:val="0"/>
        </w:rPr>
        <w:t xml:space="preserve">Saint Luke’s Health System</w:t>
      </w:r>
    </w:p>
    <w:p w:rsidR="00000000" w:rsidDel="00000000" w:rsidP="00000000" w:rsidRDefault="00000000" w:rsidRPr="00000000" w14:paraId="00000012">
      <w:pPr>
        <w:rPr/>
      </w:pPr>
      <w:r w:rsidDel="00000000" w:rsidR="00000000" w:rsidRPr="00000000">
        <w:rPr>
          <w:u w:val="single"/>
          <w:rtl w:val="0"/>
        </w:rPr>
        <w:t xml:space="preserve">Cardiology</w:t>
      </w:r>
      <w:r w:rsidDel="00000000" w:rsidR="00000000" w:rsidRPr="00000000">
        <w:rPr>
          <w:rtl w:val="0"/>
        </w:rPr>
        <w:t xml:space="preserve">- </w:t>
      </w:r>
      <w:r w:rsidDel="00000000" w:rsidR="00000000" w:rsidRPr="00000000">
        <w:rPr>
          <w:b w:val="1"/>
          <w:rtl w:val="0"/>
        </w:rPr>
        <w:t xml:space="preserve">John Lee</w:t>
      </w:r>
      <w:r w:rsidDel="00000000" w:rsidR="00000000" w:rsidRPr="00000000">
        <w:rPr>
          <w:rtl w:val="0"/>
        </w:rPr>
        <w:t xml:space="preserve"> : (816)931- 1883</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1"/>
        <w:keepLines w:val="1"/>
        <w:spacing w:after="80" w:before="160" w:lineRule="auto"/>
        <w:rPr>
          <w:rFonts w:ascii="Arial" w:cs="Arial" w:eastAsia="Arial" w:hAnsi="Arial"/>
          <w:vertAlign w:val="baseline"/>
        </w:rPr>
      </w:pPr>
      <w:bookmarkStart w:colFirst="0" w:colLast="0" w:name="_heading=h.hq1ai7cjt58q" w:id="5"/>
      <w:bookmarkEnd w:id="5"/>
      <w:r w:rsidDel="00000000" w:rsidR="00000000" w:rsidRPr="00000000">
        <w:rPr>
          <w:rFonts w:ascii="Arial" w:cs="Arial" w:eastAsia="Arial" w:hAnsi="Arial"/>
          <w:vertAlign w:val="baseline"/>
          <w:rtl w:val="0"/>
        </w:rPr>
        <w:t xml:space="preserve">Truman Behavioral Health</w:t>
      </w:r>
    </w:p>
    <w:p w:rsidR="00000000" w:rsidDel="00000000" w:rsidP="00000000" w:rsidRDefault="00000000" w:rsidRPr="00000000" w14:paraId="00000015">
      <w:pPr>
        <w:rPr/>
      </w:pPr>
      <w:r w:rsidDel="00000000" w:rsidR="00000000" w:rsidRPr="00000000">
        <w:rPr>
          <w:rtl w:val="0"/>
        </w:rPr>
        <w:t xml:space="preserve">Derek Farmer: (816)</w:t>
      </w:r>
      <w:sdt>
        <w:sdtPr>
          <w:id w:val="568475336"/>
          <w:tag w:val="goog_rdk_4"/>
        </w:sdtPr>
        <w:sdtContent>
          <w:ins w:author="Linda Jones" w:id="4" w:date="2025-08-09T01:24:30Z">
            <w:r w:rsidDel="00000000" w:rsidR="00000000" w:rsidRPr="00000000">
              <w:rPr>
                <w:rtl w:val="0"/>
              </w:rPr>
              <w:t xml:space="preserve"> </w:t>
            </w:r>
          </w:ins>
        </w:sdtContent>
      </w:sdt>
      <w:r w:rsidDel="00000000" w:rsidR="00000000" w:rsidRPr="00000000">
        <w:rPr>
          <w:rtl w:val="0"/>
        </w:rPr>
        <w:t xml:space="preserve">371-7217</w:t>
      </w:r>
    </w:p>
    <w:p w:rsidR="00000000" w:rsidDel="00000000" w:rsidP="00000000" w:rsidRDefault="00000000" w:rsidRPr="00000000" w14:paraId="00000016">
      <w:pPr>
        <w:rPr/>
      </w:pPr>
      <w:r w:rsidDel="00000000" w:rsidR="00000000" w:rsidRPr="00000000">
        <w:rPr>
          <w:rtl w:val="0"/>
        </w:rPr>
        <w:t xml:space="preserve">Tamika Nelson: (816)</w:t>
      </w:r>
      <w:sdt>
        <w:sdtPr>
          <w:id w:val="1094195641"/>
          <w:tag w:val="goog_rdk_5"/>
        </w:sdtPr>
        <w:sdtContent>
          <w:ins w:author="Linda Jones" w:id="5" w:date="2025-08-09T01:24:32Z">
            <w:r w:rsidDel="00000000" w:rsidR="00000000" w:rsidRPr="00000000">
              <w:rPr>
                <w:rtl w:val="0"/>
              </w:rPr>
              <w:t xml:space="preserve"> </w:t>
            </w:r>
          </w:ins>
        </w:sdtContent>
      </w:sdt>
      <w:r w:rsidDel="00000000" w:rsidR="00000000" w:rsidRPr="00000000">
        <w:rPr>
          <w:rtl w:val="0"/>
        </w:rPr>
        <w:t xml:space="preserve">371-7311</w:t>
      </w:r>
    </w:p>
    <w:p w:rsidR="00000000" w:rsidDel="00000000" w:rsidP="00000000" w:rsidRDefault="00000000" w:rsidRPr="00000000" w14:paraId="00000017">
      <w:pPr>
        <w:pStyle w:val="Heading2"/>
        <w:keepNext w:val="1"/>
        <w:keepLines w:val="1"/>
        <w:spacing w:before="160" w:lineRule="auto"/>
        <w:rPr>
          <w:vertAlign w:val="baseline"/>
        </w:rPr>
      </w:pPr>
      <w:bookmarkStart w:colFirst="0" w:colLast="0" w:name="_heading=h.78brew9yk03x" w:id="6"/>
      <w:bookmarkEnd w:id="6"/>
      <w:r w:rsidDel="00000000" w:rsidR="00000000" w:rsidRPr="00000000">
        <w:rPr>
          <w:vertAlign w:val="baseline"/>
          <w:rtl w:val="0"/>
        </w:rPr>
        <w:t xml:space="preserve">Psychology Team</w:t>
      </w:r>
    </w:p>
    <w:p w:rsidR="00000000" w:rsidDel="00000000" w:rsidP="00000000" w:rsidRDefault="00000000" w:rsidRPr="00000000" w14:paraId="00000018">
      <w:pPr>
        <w:rPr/>
      </w:pPr>
      <w:r w:rsidDel="00000000" w:rsidR="00000000" w:rsidRPr="00000000">
        <w:rPr>
          <w:rtl w:val="0"/>
        </w:rPr>
        <w:t xml:space="preserve">Therapist – Bridgit Banks: (816)</w:t>
      </w:r>
      <w:sdt>
        <w:sdtPr>
          <w:id w:val="-2100149497"/>
          <w:tag w:val="goog_rdk_6"/>
        </w:sdtPr>
        <w:sdtContent>
          <w:ins w:author="Linda Jones" w:id="6" w:date="2025-08-09T01:24:38Z">
            <w:r w:rsidDel="00000000" w:rsidR="00000000" w:rsidRPr="00000000">
              <w:rPr>
                <w:rtl w:val="0"/>
              </w:rPr>
              <w:t xml:space="preserve"> </w:t>
            </w:r>
          </w:ins>
        </w:sdtContent>
      </w:sdt>
      <w:r w:rsidDel="00000000" w:rsidR="00000000" w:rsidRPr="00000000">
        <w:rPr>
          <w:rtl w:val="0"/>
        </w:rPr>
        <w:t xml:space="preserve">420-7092</w:t>
      </w:r>
    </w:p>
    <w:p w:rsidR="00000000" w:rsidDel="00000000" w:rsidP="00000000" w:rsidRDefault="00000000" w:rsidRPr="00000000" w14:paraId="00000019">
      <w:pPr>
        <w:rPr/>
      </w:pPr>
      <w:r w:rsidDel="00000000" w:rsidR="00000000" w:rsidRPr="00000000">
        <w:rPr>
          <w:rtl w:val="0"/>
        </w:rPr>
        <w:t xml:space="preserve">Psychiatrist –  Dr.Salma Velazquez: (913)</w:t>
      </w:r>
      <w:sdt>
        <w:sdtPr>
          <w:id w:val="-485647440"/>
          <w:tag w:val="goog_rdk_7"/>
        </w:sdtPr>
        <w:sdtContent>
          <w:ins w:author="Linda Jones" w:id="7" w:date="2025-08-09T01:24:42Z">
            <w:r w:rsidDel="00000000" w:rsidR="00000000" w:rsidRPr="00000000">
              <w:rPr>
                <w:rtl w:val="0"/>
              </w:rPr>
              <w:t xml:space="preserve"> </w:t>
            </w:r>
          </w:ins>
        </w:sdtContent>
      </w:sdt>
      <w:r w:rsidDel="00000000" w:rsidR="00000000" w:rsidRPr="00000000">
        <w:rPr>
          <w:rtl w:val="0"/>
        </w:rPr>
        <w:t xml:space="preserve">385-7252</w:t>
      </w:r>
    </w:p>
    <w:p w:rsidR="00000000" w:rsidDel="00000000" w:rsidP="00000000" w:rsidRDefault="00000000" w:rsidRPr="00000000" w14:paraId="0000001A">
      <w:pPr>
        <w:rPr/>
      </w:pPr>
      <w:r w:rsidDel="00000000" w:rsidR="00000000" w:rsidRPr="00000000">
        <w:rPr>
          <w:rtl w:val="0"/>
        </w:rPr>
        <w:t xml:space="preserve">Kinesphere – Susan Christensen: (816) 379-6899</w:t>
      </w:r>
    </w:p>
    <w:p w:rsidR="00000000" w:rsidDel="00000000" w:rsidP="00000000" w:rsidRDefault="00000000" w:rsidRPr="00000000" w14:paraId="0000001B">
      <w:pPr>
        <w:rPr/>
      </w:pPr>
      <w:r w:rsidDel="00000000" w:rsidR="00000000" w:rsidRPr="00000000">
        <w:rPr>
          <w:rtl w:val="0"/>
        </w:rPr>
        <w:t xml:space="preserve">Heartland Riding: (913)</w:t>
      </w:r>
      <w:sdt>
        <w:sdtPr>
          <w:id w:val="1659163367"/>
          <w:tag w:val="goog_rdk_8"/>
        </w:sdtPr>
        <w:sdtContent>
          <w:ins w:author="Linda Jones" w:id="8" w:date="2025-08-09T01:25:00Z">
            <w:r w:rsidDel="00000000" w:rsidR="00000000" w:rsidRPr="00000000">
              <w:rPr>
                <w:rtl w:val="0"/>
              </w:rPr>
              <w:t xml:space="preserve"> </w:t>
            </w:r>
          </w:ins>
        </w:sdtContent>
      </w:sdt>
      <w:r w:rsidDel="00000000" w:rsidR="00000000" w:rsidRPr="00000000">
        <w:rPr>
          <w:rtl w:val="0"/>
        </w:rPr>
        <w:t xml:space="preserve">897-3939</w:t>
      </w:r>
    </w:p>
    <w:p w:rsidR="00000000" w:rsidDel="00000000" w:rsidP="00000000" w:rsidRDefault="00000000" w:rsidRPr="00000000" w14:paraId="0000001C">
      <w:pPr>
        <w:rPr>
          <w:b w:val="1"/>
          <w:color w:val="0f4761"/>
          <w:sz w:val="48"/>
          <w:szCs w:val="48"/>
          <w:u w:val="single"/>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1"/>
        <w:keepLines w:val="1"/>
        <w:spacing w:after="80" w:before="360" w:lineRule="auto"/>
        <w:jc w:val="center"/>
        <w:rPr>
          <w:rFonts w:ascii="Arial" w:cs="Arial" w:eastAsia="Arial" w:hAnsi="Arial"/>
          <w:vertAlign w:val="baseline"/>
        </w:rPr>
      </w:pPr>
      <w:bookmarkStart w:colFirst="0" w:colLast="0" w:name="_heading=h.oso7ipkog9i2" w:id="7"/>
      <w:bookmarkEnd w:id="7"/>
      <w:r w:rsidDel="00000000" w:rsidR="00000000" w:rsidRPr="00000000">
        <w:rPr>
          <w:rFonts w:ascii="Arial" w:cs="Arial" w:eastAsia="Arial" w:hAnsi="Arial"/>
          <w:vertAlign w:val="baseline"/>
          <w:rtl w:val="0"/>
        </w:rPr>
        <w:t xml:space="preserve">Medication list</w:t>
      </w:r>
    </w:p>
    <w:p w:rsidR="00000000" w:rsidDel="00000000" w:rsidP="00000000" w:rsidRDefault="00000000" w:rsidRPr="00000000" w14:paraId="0000001E">
      <w:pPr>
        <w:rPr/>
      </w:pPr>
      <w:r w:rsidDel="00000000" w:rsidR="00000000" w:rsidRPr="00000000">
        <w:rPr>
          <w:b w:val="1"/>
          <w:rtl w:val="0"/>
        </w:rPr>
        <w:t xml:space="preserve">meloxicam 15 mg </w:t>
      </w:r>
      <w:r w:rsidDel="00000000" w:rsidR="00000000" w:rsidRPr="00000000">
        <w:rPr>
          <w:rtl w:val="0"/>
        </w:rPr>
        <w:t xml:space="preserve">oral tablet twice a day: Pain </w:t>
      </w:r>
    </w:p>
    <w:p w:rsidR="00000000" w:rsidDel="00000000" w:rsidP="00000000" w:rsidRDefault="00000000" w:rsidRPr="00000000" w14:paraId="0000001F">
      <w:pPr>
        <w:rPr/>
      </w:pPr>
      <w:r w:rsidDel="00000000" w:rsidR="00000000" w:rsidRPr="00000000">
        <w:rPr>
          <w:b w:val="1"/>
          <w:rtl w:val="0"/>
        </w:rPr>
        <w:t xml:space="preserve">naltrexone </w:t>
      </w:r>
      <w:r w:rsidDel="00000000" w:rsidR="00000000" w:rsidRPr="00000000">
        <w:rPr>
          <w:rtl w:val="0"/>
        </w:rPr>
        <w:t xml:space="preserve">compounding powder once a day: Pain</w:t>
      </w:r>
    </w:p>
    <w:p w:rsidR="00000000" w:rsidDel="00000000" w:rsidP="00000000" w:rsidRDefault="00000000" w:rsidRPr="00000000" w14:paraId="00000020">
      <w:pPr>
        <w:rPr/>
      </w:pPr>
      <w:r w:rsidDel="00000000" w:rsidR="00000000" w:rsidRPr="00000000">
        <w:rPr>
          <w:b w:val="1"/>
          <w:rtl w:val="0"/>
        </w:rPr>
        <w:t xml:space="preserve">cyclobenzaprine 5 mg </w:t>
      </w:r>
      <w:r w:rsidDel="00000000" w:rsidR="00000000" w:rsidRPr="00000000">
        <w:rPr>
          <w:rtl w:val="0"/>
        </w:rPr>
        <w:t xml:space="preserve">oral tablet 3 times per day: Pain</w:t>
      </w:r>
      <w:hyperlink r:id="rId7">
        <w:r w:rsidDel="00000000" w:rsidR="00000000" w:rsidRPr="00000000">
          <w:rPr>
            <w:color w:val="467886"/>
            <w:u w:val="single"/>
            <w:rtl w:val="0"/>
          </w:rPr>
          <w:t xml:space="preserve"> </w:t>
        </w:r>
      </w:hyperlink>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Folic acid 1 mg </w:t>
      </w:r>
      <w:r w:rsidDel="00000000" w:rsidR="00000000" w:rsidRPr="00000000">
        <w:rPr>
          <w:rtl w:val="0"/>
        </w:rPr>
        <w:t xml:space="preserve">oral tablet once a day. Don’t take with methotrexate: </w:t>
      </w:r>
      <w:r w:rsidDel="00000000" w:rsidR="00000000" w:rsidRPr="00000000">
        <w:rPr>
          <w:u w:val="single"/>
          <w:rtl w:val="0"/>
        </w:rPr>
        <w:t xml:space="preserve">Rheumatoid Arthritis</w:t>
      </w: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methotrexate 2.5 mg </w:t>
      </w:r>
      <w:r w:rsidDel="00000000" w:rsidR="00000000" w:rsidRPr="00000000">
        <w:rPr>
          <w:rtl w:val="0"/>
        </w:rPr>
        <w:t xml:space="preserve">oral tablet 5 once a week: </w:t>
      </w:r>
      <w:r w:rsidDel="00000000" w:rsidR="00000000" w:rsidRPr="00000000">
        <w:rPr>
          <w:u w:val="single"/>
          <w:rtl w:val="0"/>
        </w:rPr>
        <w:t xml:space="preserve">Rheumatoid Arthritis</w:t>
      </w:r>
      <w:r w:rsidDel="00000000" w:rsidR="00000000" w:rsidRPr="00000000">
        <w:rPr>
          <w:rtl w:val="0"/>
        </w:rPr>
        <w:t xml:space="preserve"> </w:t>
      </w:r>
    </w:p>
    <w:p w:rsidR="00000000" w:rsidDel="00000000" w:rsidP="00000000" w:rsidRDefault="00000000" w:rsidRPr="00000000" w14:paraId="00000023">
      <w:pPr>
        <w:rPr>
          <w:b w:val="1"/>
        </w:rPr>
      </w:pPr>
      <w:r w:rsidDel="00000000" w:rsidR="00000000" w:rsidRPr="00000000">
        <w:rPr>
          <w:b w:val="1"/>
          <w:rtl w:val="0"/>
        </w:rPr>
        <w:t xml:space="preserve">Pantoprazole 40 mg</w:t>
      </w:r>
      <w:r w:rsidDel="00000000" w:rsidR="00000000" w:rsidRPr="00000000">
        <w:rPr>
          <w:rtl w:val="0"/>
        </w:rPr>
        <w:t xml:space="preserve"> oral enteric-coated tablet once per day: </w:t>
      </w:r>
      <w:r w:rsidDel="00000000" w:rsidR="00000000" w:rsidRPr="00000000">
        <w:rPr>
          <w:u w:val="single"/>
          <w:rtl w:val="0"/>
        </w:rPr>
        <w:t xml:space="preserve">GI issues</w:t>
      </w:r>
      <w:r w:rsidDel="00000000" w:rsidR="00000000" w:rsidRPr="00000000">
        <w:rPr>
          <w:rtl w:val="0"/>
        </w:rPr>
      </w:r>
    </w:p>
    <w:p w:rsidR="00000000" w:rsidDel="00000000" w:rsidP="00000000" w:rsidRDefault="00000000" w:rsidRPr="00000000" w14:paraId="00000024">
      <w:pPr>
        <w:rPr>
          <w:b w:val="1"/>
          <w:u w:val="single"/>
        </w:rPr>
      </w:pPr>
      <w:r w:rsidDel="00000000" w:rsidR="00000000" w:rsidRPr="00000000">
        <w:rPr>
          <w:b w:val="1"/>
          <w:rtl w:val="0"/>
        </w:rPr>
        <w:t xml:space="preserve">gabapentin 300 mg</w:t>
      </w:r>
      <w:r w:rsidDel="00000000" w:rsidR="00000000" w:rsidRPr="00000000">
        <w:rPr>
          <w:rtl w:val="0"/>
        </w:rPr>
        <w:t xml:space="preserve"> oral capsule 1 in the morning, 2 in the evening: </w:t>
      </w:r>
      <w:r w:rsidDel="00000000" w:rsidR="00000000" w:rsidRPr="00000000">
        <w:rPr>
          <w:u w:val="single"/>
          <w:rtl w:val="0"/>
        </w:rPr>
        <w:t xml:space="preserve">Pain</w:t>
      </w: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budesonide-formoterol </w:t>
      </w:r>
      <w:r w:rsidDel="00000000" w:rsidR="00000000" w:rsidRPr="00000000">
        <w:rPr>
          <w:rtl w:val="0"/>
        </w:rPr>
        <w:t xml:space="preserve">(Symbicort) 160 mcg-4.5 mcg/inh inhalation aerosol with adapter twice a day: </w:t>
      </w:r>
      <w:r w:rsidDel="00000000" w:rsidR="00000000" w:rsidRPr="00000000">
        <w:rPr>
          <w:u w:val="single"/>
          <w:rtl w:val="0"/>
        </w:rPr>
        <w:t xml:space="preserve">Asthma</w:t>
      </w:r>
      <w:hyperlink r:id="rId8">
        <w:r w:rsidDel="00000000" w:rsidR="00000000" w:rsidRPr="00000000">
          <w:rPr>
            <w:color w:val="467886"/>
            <w:u w:val="single"/>
            <w:rtl w:val="0"/>
          </w:rPr>
          <w:t xml:space="preserve"> </w:t>
        </w:r>
      </w:hyperlink>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Albuterol </w:t>
      </w:r>
      <w:r w:rsidDel="00000000" w:rsidR="00000000" w:rsidRPr="00000000">
        <w:rPr>
          <w:rtl w:val="0"/>
        </w:rPr>
        <w:t xml:space="preserve">(Eqv-ProAir HFA) 90 mcg/inh inhalation aerosol as needed: </w:t>
      </w:r>
      <w:r w:rsidDel="00000000" w:rsidR="00000000" w:rsidRPr="00000000">
        <w:rPr>
          <w:u w:val="single"/>
          <w:rtl w:val="0"/>
        </w:rPr>
        <w:t xml:space="preserve">Asthma</w:t>
      </w: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duloxetine 60 mg</w:t>
      </w:r>
      <w:r w:rsidDel="00000000" w:rsidR="00000000" w:rsidRPr="00000000">
        <w:rPr>
          <w:rtl w:val="0"/>
        </w:rPr>
        <w:t xml:space="preserve"> oral enteric coated capsule twice per day: </w:t>
      </w:r>
      <w:r w:rsidDel="00000000" w:rsidR="00000000" w:rsidRPr="00000000">
        <w:rPr>
          <w:u w:val="single"/>
          <w:rtl w:val="0"/>
        </w:rPr>
        <w:t xml:space="preserve">Depression, Pain, Anxiety</w:t>
      </w:r>
      <w:r w:rsidDel="00000000" w:rsidR="00000000" w:rsidRPr="00000000">
        <w:rPr>
          <w:rtl w:val="0"/>
        </w:rPr>
        <w:t xml:space="preserve"> </w:t>
      </w:r>
    </w:p>
    <w:p w:rsidR="00000000" w:rsidDel="00000000" w:rsidP="00000000" w:rsidRDefault="00000000" w:rsidRPr="00000000" w14:paraId="00000028">
      <w:pPr>
        <w:rPr>
          <w:b w:val="1"/>
          <w:u w:val="single"/>
        </w:rPr>
      </w:pPr>
      <w:r w:rsidDel="00000000" w:rsidR="00000000" w:rsidRPr="00000000">
        <w:rPr>
          <w:b w:val="1"/>
          <w:rtl w:val="0"/>
        </w:rPr>
        <w:t xml:space="preserve">Miralax oral powder </w:t>
      </w:r>
      <w:r w:rsidDel="00000000" w:rsidR="00000000" w:rsidRPr="00000000">
        <w:rPr>
          <w:rtl w:val="0"/>
        </w:rPr>
        <w:t xml:space="preserve">for reconstitution every day:</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Methotrexate 2.5 mg</w:t>
      </w:r>
      <w:r w:rsidDel="00000000" w:rsidR="00000000" w:rsidRPr="00000000">
        <w:rPr>
          <w:rtl w:val="0"/>
        </w:rPr>
        <w:t xml:space="preserve">  5 tablets all at once one day, once a week, don’t take with folic acid: </w:t>
      </w:r>
      <w:r w:rsidDel="00000000" w:rsidR="00000000" w:rsidRPr="00000000">
        <w:rPr>
          <w:u w:val="single"/>
          <w:rtl w:val="0"/>
        </w:rPr>
        <w:t xml:space="preserve">Arthritis</w:t>
      </w: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Ondansetron ODT </w:t>
      </w:r>
      <w:r w:rsidDel="00000000" w:rsidR="00000000" w:rsidRPr="00000000">
        <w:rPr>
          <w:rtl w:val="0"/>
        </w:rPr>
        <w:t xml:space="preserve">as needed</w:t>
      </w:r>
      <w:r w:rsidDel="00000000" w:rsidR="00000000" w:rsidRPr="00000000">
        <w:rPr>
          <w:u w:val="single"/>
          <w:rtl w:val="0"/>
        </w:rPr>
        <w:t xml:space="preserve">: Nausea</w:t>
      </w:r>
      <w:hyperlink r:id="rId9">
        <w:r w:rsidDel="00000000" w:rsidR="00000000" w:rsidRPr="00000000">
          <w:rPr>
            <w:color w:val="467886"/>
            <w:u w:val="single"/>
            <w:rtl w:val="0"/>
          </w:rPr>
          <w:t xml:space="preserve"> </w:t>
        </w:r>
      </w:hyperlink>
      <w:r w:rsidDel="00000000" w:rsidR="00000000" w:rsidRPr="00000000">
        <w:rPr>
          <w:rtl w:val="0"/>
        </w:rPr>
      </w:r>
    </w:p>
    <w:p w:rsidR="00000000" w:rsidDel="00000000" w:rsidP="00000000" w:rsidRDefault="00000000" w:rsidRPr="00000000" w14:paraId="0000002B">
      <w:pPr>
        <w:rPr>
          <w:u w:val="single"/>
        </w:rPr>
      </w:pPr>
      <w:r w:rsidDel="00000000" w:rsidR="00000000" w:rsidRPr="00000000">
        <w:rPr>
          <w:b w:val="1"/>
          <w:rtl w:val="0"/>
        </w:rPr>
        <w:t xml:space="preserve">Topiramate 25 mg</w:t>
      </w:r>
      <w:r w:rsidDel="00000000" w:rsidR="00000000" w:rsidRPr="00000000">
        <w:rPr>
          <w:rtl w:val="0"/>
        </w:rPr>
        <w:t xml:space="preserve"> once per day: </w:t>
      </w:r>
      <w:r w:rsidDel="00000000" w:rsidR="00000000" w:rsidRPr="00000000">
        <w:rPr>
          <w:u w:val="single"/>
          <w:rtl w:val="0"/>
        </w:rPr>
        <w:t xml:space="preserve">PTSD &amp; Sleep</w:t>
      </w:r>
    </w:p>
    <w:p w:rsidR="00000000" w:rsidDel="00000000" w:rsidP="00000000" w:rsidRDefault="00000000" w:rsidRPr="00000000" w14:paraId="0000002C">
      <w:pPr>
        <w:rPr>
          <w:u w:val="single"/>
        </w:rPr>
      </w:pPr>
      <w:r w:rsidDel="00000000" w:rsidR="00000000" w:rsidRPr="00000000">
        <w:rPr>
          <w:b w:val="1"/>
          <w:u w:val="single"/>
          <w:rtl w:val="0"/>
        </w:rPr>
        <w:t xml:space="preserve">Midodrine 2.5 mg </w:t>
      </w:r>
      <w:r w:rsidDel="00000000" w:rsidR="00000000" w:rsidRPr="00000000">
        <w:rPr>
          <w:rtl w:val="0"/>
        </w:rPr>
        <w:t xml:space="preserve">3 times per day: </w:t>
      </w:r>
      <w:r w:rsidDel="00000000" w:rsidR="00000000" w:rsidRPr="00000000">
        <w:rPr>
          <w:u w:val="single"/>
          <w:rtl w:val="0"/>
        </w:rPr>
        <w:t xml:space="preserve">Pots and heart </w:t>
      </w:r>
    </w:p>
    <w:p w:rsidR="00000000" w:rsidDel="00000000" w:rsidP="00000000" w:rsidRDefault="00000000" w:rsidRPr="00000000" w14:paraId="0000002D">
      <w:pPr>
        <w:rPr>
          <w:sz w:val="28"/>
          <w:szCs w:val="28"/>
          <w:u w:val="single"/>
        </w:rPr>
      </w:pPr>
      <w:r w:rsidDel="00000000" w:rsidR="00000000" w:rsidRPr="00000000">
        <w:br w:type="page"/>
      </w:r>
      <w:r w:rsidDel="00000000" w:rsidR="00000000" w:rsidRPr="00000000">
        <w:rPr>
          <w:rtl w:val="0"/>
        </w:rPr>
      </w:r>
    </w:p>
    <w:tbl>
      <w:tblPr>
        <w:tblStyle w:val="Table1"/>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A0"/>
      </w:tblPr>
      <w:tblGrid>
        <w:gridCol w:w="1900"/>
        <w:gridCol w:w="1006"/>
        <w:gridCol w:w="1036"/>
        <w:gridCol w:w="1382"/>
        <w:gridCol w:w="1129"/>
        <w:gridCol w:w="829"/>
        <w:gridCol w:w="1109"/>
        <w:gridCol w:w="959"/>
        <w:tblGridChange w:id="0">
          <w:tblGrid>
            <w:gridCol w:w="1900"/>
            <w:gridCol w:w="1006"/>
            <w:gridCol w:w="1036"/>
            <w:gridCol w:w="1382"/>
            <w:gridCol w:w="1129"/>
            <w:gridCol w:w="829"/>
            <w:gridCol w:w="1109"/>
            <w:gridCol w:w="959"/>
          </w:tblGrid>
        </w:tblGridChange>
      </w:tblGrid>
      <w:tr>
        <w:trPr>
          <w:cantSplit w:val="1"/>
          <w:trHeight w:val="1367" w:hRule="atLeast"/>
          <w:tblHeader w:val="0"/>
        </w:trPr>
        <w:tc>
          <w:tcPr/>
          <w:p w:rsidR="00000000" w:rsidDel="00000000" w:rsidP="00000000" w:rsidRDefault="00000000" w:rsidRPr="00000000" w14:paraId="0000002E">
            <w:pPr>
              <w:jc w:val="center"/>
              <w:rPr>
                <w:sz w:val="28"/>
                <w:szCs w:val="28"/>
                <w:u w:val="single"/>
              </w:rPr>
            </w:pPr>
            <w:r w:rsidDel="00000000" w:rsidR="00000000" w:rsidRPr="00000000">
              <w:rPr>
                <w:sz w:val="28"/>
                <w:szCs w:val="28"/>
                <w:u w:val="single"/>
                <w:rtl w:val="0"/>
              </w:rPr>
              <w:t xml:space="preserve">Did Kol Take Their Meds</w:t>
            </w:r>
          </w:p>
        </w:tc>
        <w:tc>
          <w:tcPr/>
          <w:p w:rsidR="00000000" w:rsidDel="00000000" w:rsidP="00000000" w:rsidRDefault="00000000" w:rsidRPr="00000000" w14:paraId="0000002F">
            <w:pPr>
              <w:jc w:val="center"/>
              <w:rPr>
                <w:sz w:val="28"/>
                <w:szCs w:val="28"/>
                <w:u w:val="single"/>
              </w:rPr>
            </w:pPr>
            <w:r w:rsidDel="00000000" w:rsidR="00000000" w:rsidRPr="00000000">
              <w:rPr>
                <w:sz w:val="28"/>
                <w:szCs w:val="28"/>
                <w:u w:val="single"/>
                <w:rtl w:val="0"/>
              </w:rPr>
              <w:t xml:space="preserve">Mon</w:t>
            </w:r>
          </w:p>
        </w:tc>
        <w:tc>
          <w:tcPr/>
          <w:p w:rsidR="00000000" w:rsidDel="00000000" w:rsidP="00000000" w:rsidRDefault="00000000" w:rsidRPr="00000000" w14:paraId="00000030">
            <w:pPr>
              <w:jc w:val="center"/>
              <w:rPr>
                <w:sz w:val="28"/>
                <w:szCs w:val="28"/>
                <w:u w:val="single"/>
              </w:rPr>
            </w:pPr>
            <w:r w:rsidDel="00000000" w:rsidR="00000000" w:rsidRPr="00000000">
              <w:rPr>
                <w:sz w:val="28"/>
                <w:szCs w:val="28"/>
                <w:u w:val="single"/>
                <w:rtl w:val="0"/>
              </w:rPr>
              <w:t xml:space="preserve">Tues</w:t>
            </w:r>
          </w:p>
        </w:tc>
        <w:tc>
          <w:tcPr/>
          <w:p w:rsidR="00000000" w:rsidDel="00000000" w:rsidP="00000000" w:rsidRDefault="00000000" w:rsidRPr="00000000" w14:paraId="00000031">
            <w:pPr>
              <w:jc w:val="center"/>
              <w:rPr>
                <w:sz w:val="24"/>
                <w:szCs w:val="24"/>
                <w:u w:val="single"/>
              </w:rPr>
            </w:pPr>
            <w:r w:rsidDel="00000000" w:rsidR="00000000" w:rsidRPr="00000000">
              <w:rPr>
                <w:sz w:val="24"/>
                <w:szCs w:val="24"/>
                <w:u w:val="single"/>
                <w:rtl w:val="0"/>
              </w:rPr>
              <w:t xml:space="preserve">Wednes</w:t>
            </w:r>
          </w:p>
        </w:tc>
        <w:tc>
          <w:tcPr/>
          <w:p w:rsidR="00000000" w:rsidDel="00000000" w:rsidP="00000000" w:rsidRDefault="00000000" w:rsidRPr="00000000" w14:paraId="00000032">
            <w:pPr>
              <w:jc w:val="center"/>
              <w:rPr>
                <w:sz w:val="28"/>
                <w:szCs w:val="28"/>
                <w:u w:val="single"/>
              </w:rPr>
            </w:pPr>
            <w:r w:rsidDel="00000000" w:rsidR="00000000" w:rsidRPr="00000000">
              <w:rPr>
                <w:sz w:val="28"/>
                <w:szCs w:val="28"/>
                <w:u w:val="single"/>
                <w:rtl w:val="0"/>
              </w:rPr>
              <w:t xml:space="preserve">Thurs</w:t>
            </w:r>
          </w:p>
        </w:tc>
        <w:tc>
          <w:tcPr/>
          <w:p w:rsidR="00000000" w:rsidDel="00000000" w:rsidP="00000000" w:rsidRDefault="00000000" w:rsidRPr="00000000" w14:paraId="00000033">
            <w:pPr>
              <w:jc w:val="center"/>
              <w:rPr>
                <w:sz w:val="28"/>
                <w:szCs w:val="28"/>
                <w:u w:val="single"/>
              </w:rPr>
            </w:pPr>
            <w:r w:rsidDel="00000000" w:rsidR="00000000" w:rsidRPr="00000000">
              <w:rPr>
                <w:sz w:val="28"/>
                <w:szCs w:val="28"/>
                <w:u w:val="single"/>
                <w:rtl w:val="0"/>
              </w:rPr>
              <w:t xml:space="preserve">Fri</w:t>
            </w:r>
          </w:p>
        </w:tc>
        <w:tc>
          <w:tcPr/>
          <w:p w:rsidR="00000000" w:rsidDel="00000000" w:rsidP="00000000" w:rsidRDefault="00000000" w:rsidRPr="00000000" w14:paraId="00000034">
            <w:pPr>
              <w:jc w:val="center"/>
              <w:rPr>
                <w:sz w:val="28"/>
                <w:szCs w:val="28"/>
                <w:u w:val="single"/>
              </w:rPr>
            </w:pPr>
            <w:r w:rsidDel="00000000" w:rsidR="00000000" w:rsidRPr="00000000">
              <w:rPr>
                <w:sz w:val="28"/>
                <w:szCs w:val="28"/>
                <w:u w:val="single"/>
                <w:rtl w:val="0"/>
              </w:rPr>
              <w:t xml:space="preserve">Satur</w:t>
            </w:r>
          </w:p>
        </w:tc>
        <w:tc>
          <w:tcPr/>
          <w:p w:rsidR="00000000" w:rsidDel="00000000" w:rsidP="00000000" w:rsidRDefault="00000000" w:rsidRPr="00000000" w14:paraId="00000035">
            <w:pPr>
              <w:jc w:val="center"/>
              <w:rPr>
                <w:sz w:val="28"/>
                <w:szCs w:val="28"/>
                <w:u w:val="single"/>
              </w:rPr>
            </w:pPr>
            <w:r w:rsidDel="00000000" w:rsidR="00000000" w:rsidRPr="00000000">
              <w:rPr>
                <w:sz w:val="28"/>
                <w:szCs w:val="28"/>
                <w:u w:val="single"/>
                <w:rtl w:val="0"/>
              </w:rPr>
              <w:t xml:space="preserve">Sun</w:t>
            </w:r>
          </w:p>
        </w:tc>
      </w:tr>
      <w:tr>
        <w:trPr>
          <w:cantSplit w:val="0"/>
          <w:trHeight w:val="1367" w:hRule="atLeast"/>
          <w:tblHeader w:val="0"/>
        </w:trPr>
        <w:tc>
          <w:tcPr/>
          <w:p w:rsidR="00000000" w:rsidDel="00000000" w:rsidP="00000000" w:rsidRDefault="00000000" w:rsidRPr="00000000" w14:paraId="00000036">
            <w:pPr>
              <w:jc w:val="center"/>
              <w:rPr>
                <w:sz w:val="28"/>
                <w:szCs w:val="28"/>
                <w:u w:val="single"/>
              </w:rPr>
            </w:pPr>
            <w:r w:rsidDel="00000000" w:rsidR="00000000" w:rsidRPr="00000000">
              <w:rPr>
                <w:b w:val="0"/>
                <w:sz w:val="28"/>
                <w:szCs w:val="28"/>
                <w:rtl w:val="0"/>
              </w:rPr>
              <w:t xml:space="preserve">M</w:t>
            </w:r>
            <w:r w:rsidDel="00000000" w:rsidR="00000000" w:rsidRPr="00000000">
              <w:rPr>
                <w:sz w:val="28"/>
                <w:szCs w:val="28"/>
                <w:rtl w:val="0"/>
              </w:rPr>
              <w:t xml:space="preserve">eloxicam</w:t>
            </w:r>
            <w:r w:rsidDel="00000000" w:rsidR="00000000" w:rsidRPr="00000000">
              <w:rPr>
                <w:rtl w:val="0"/>
              </w:rPr>
            </w:r>
          </w:p>
        </w:tc>
        <w:tc>
          <w:tcPr/>
          <w:p w:rsidR="00000000" w:rsidDel="00000000" w:rsidP="00000000" w:rsidRDefault="00000000" w:rsidRPr="00000000" w14:paraId="00000037">
            <w:pPr>
              <w:rPr>
                <w:sz w:val="28"/>
                <w:szCs w:val="28"/>
                <w:u w:val="single"/>
              </w:rPr>
            </w:pPr>
            <w:r w:rsidDel="00000000" w:rsidR="00000000" w:rsidRPr="00000000">
              <w:rPr>
                <w:rtl w:val="0"/>
              </w:rPr>
            </w:r>
          </w:p>
        </w:tc>
        <w:tc>
          <w:tcPr/>
          <w:p w:rsidR="00000000" w:rsidDel="00000000" w:rsidP="00000000" w:rsidRDefault="00000000" w:rsidRPr="00000000" w14:paraId="00000038">
            <w:pPr>
              <w:rPr>
                <w:sz w:val="28"/>
                <w:szCs w:val="28"/>
                <w:u w:val="single"/>
              </w:rPr>
            </w:pPr>
            <w:r w:rsidDel="00000000" w:rsidR="00000000" w:rsidRPr="00000000">
              <w:rPr>
                <w:rtl w:val="0"/>
              </w:rPr>
            </w:r>
          </w:p>
        </w:tc>
        <w:tc>
          <w:tcPr/>
          <w:p w:rsidR="00000000" w:rsidDel="00000000" w:rsidP="00000000" w:rsidRDefault="00000000" w:rsidRPr="00000000" w14:paraId="00000039">
            <w:pPr>
              <w:rPr>
                <w:sz w:val="28"/>
                <w:szCs w:val="28"/>
                <w:u w:val="single"/>
              </w:rPr>
            </w:pPr>
            <w:r w:rsidDel="00000000" w:rsidR="00000000" w:rsidRPr="00000000">
              <w:rPr>
                <w:rtl w:val="0"/>
              </w:rPr>
            </w:r>
          </w:p>
        </w:tc>
        <w:tc>
          <w:tcPr/>
          <w:p w:rsidR="00000000" w:rsidDel="00000000" w:rsidP="00000000" w:rsidRDefault="00000000" w:rsidRPr="00000000" w14:paraId="0000003A">
            <w:pPr>
              <w:rPr>
                <w:sz w:val="28"/>
                <w:szCs w:val="28"/>
                <w:u w:val="single"/>
              </w:rPr>
            </w:pPr>
            <w:r w:rsidDel="00000000" w:rsidR="00000000" w:rsidRPr="00000000">
              <w:rPr>
                <w:rtl w:val="0"/>
              </w:rPr>
            </w:r>
          </w:p>
        </w:tc>
        <w:tc>
          <w:tcPr/>
          <w:p w:rsidR="00000000" w:rsidDel="00000000" w:rsidP="00000000" w:rsidRDefault="00000000" w:rsidRPr="00000000" w14:paraId="0000003B">
            <w:pPr>
              <w:rPr>
                <w:sz w:val="28"/>
                <w:szCs w:val="28"/>
                <w:u w:val="single"/>
              </w:rPr>
            </w:pPr>
            <w:r w:rsidDel="00000000" w:rsidR="00000000" w:rsidRPr="00000000">
              <w:rPr>
                <w:rtl w:val="0"/>
              </w:rPr>
            </w:r>
          </w:p>
        </w:tc>
        <w:tc>
          <w:tcPr/>
          <w:p w:rsidR="00000000" w:rsidDel="00000000" w:rsidP="00000000" w:rsidRDefault="00000000" w:rsidRPr="00000000" w14:paraId="0000003C">
            <w:pPr>
              <w:rPr>
                <w:sz w:val="28"/>
                <w:szCs w:val="28"/>
                <w:u w:val="single"/>
              </w:rPr>
            </w:pPr>
            <w:r w:rsidDel="00000000" w:rsidR="00000000" w:rsidRPr="00000000">
              <w:rPr>
                <w:rtl w:val="0"/>
              </w:rPr>
            </w:r>
          </w:p>
        </w:tc>
        <w:tc>
          <w:tcPr/>
          <w:p w:rsidR="00000000" w:rsidDel="00000000" w:rsidP="00000000" w:rsidRDefault="00000000" w:rsidRPr="00000000" w14:paraId="0000003D">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3E">
            <w:pPr>
              <w:jc w:val="center"/>
              <w:rPr>
                <w:sz w:val="28"/>
                <w:szCs w:val="28"/>
                <w:u w:val="single"/>
              </w:rPr>
            </w:pPr>
            <w:r w:rsidDel="00000000" w:rsidR="00000000" w:rsidRPr="00000000">
              <w:rPr>
                <w:b w:val="0"/>
                <w:sz w:val="28"/>
                <w:szCs w:val="28"/>
                <w:rtl w:val="0"/>
              </w:rPr>
              <w:t xml:space="preserve">N</w:t>
            </w:r>
            <w:r w:rsidDel="00000000" w:rsidR="00000000" w:rsidRPr="00000000">
              <w:rPr>
                <w:sz w:val="28"/>
                <w:szCs w:val="28"/>
                <w:rtl w:val="0"/>
              </w:rPr>
              <w:t xml:space="preserve">altrexone</w:t>
            </w:r>
            <w:r w:rsidDel="00000000" w:rsidR="00000000" w:rsidRPr="00000000">
              <w:rPr>
                <w:rtl w:val="0"/>
              </w:rPr>
            </w:r>
          </w:p>
        </w:tc>
        <w:tc>
          <w:tcPr/>
          <w:p w:rsidR="00000000" w:rsidDel="00000000" w:rsidP="00000000" w:rsidRDefault="00000000" w:rsidRPr="00000000" w14:paraId="0000003F">
            <w:pPr>
              <w:rPr>
                <w:sz w:val="28"/>
                <w:szCs w:val="28"/>
                <w:u w:val="single"/>
              </w:rPr>
            </w:pPr>
            <w:r w:rsidDel="00000000" w:rsidR="00000000" w:rsidRPr="00000000">
              <w:rPr>
                <w:rtl w:val="0"/>
              </w:rPr>
            </w:r>
          </w:p>
        </w:tc>
        <w:tc>
          <w:tcPr/>
          <w:p w:rsidR="00000000" w:rsidDel="00000000" w:rsidP="00000000" w:rsidRDefault="00000000" w:rsidRPr="00000000" w14:paraId="00000040">
            <w:pPr>
              <w:rPr>
                <w:sz w:val="28"/>
                <w:szCs w:val="28"/>
                <w:u w:val="single"/>
              </w:rPr>
            </w:pPr>
            <w:r w:rsidDel="00000000" w:rsidR="00000000" w:rsidRPr="00000000">
              <w:rPr>
                <w:rtl w:val="0"/>
              </w:rPr>
            </w:r>
          </w:p>
        </w:tc>
        <w:tc>
          <w:tcPr/>
          <w:p w:rsidR="00000000" w:rsidDel="00000000" w:rsidP="00000000" w:rsidRDefault="00000000" w:rsidRPr="00000000" w14:paraId="00000041">
            <w:pPr>
              <w:rPr>
                <w:sz w:val="28"/>
                <w:szCs w:val="28"/>
                <w:u w:val="single"/>
              </w:rPr>
            </w:pPr>
            <w:r w:rsidDel="00000000" w:rsidR="00000000" w:rsidRPr="00000000">
              <w:rPr>
                <w:rtl w:val="0"/>
              </w:rPr>
            </w:r>
          </w:p>
        </w:tc>
        <w:tc>
          <w:tcPr/>
          <w:p w:rsidR="00000000" w:rsidDel="00000000" w:rsidP="00000000" w:rsidRDefault="00000000" w:rsidRPr="00000000" w14:paraId="00000042">
            <w:pPr>
              <w:rPr>
                <w:sz w:val="28"/>
                <w:szCs w:val="28"/>
                <w:u w:val="single"/>
              </w:rPr>
            </w:pPr>
            <w:r w:rsidDel="00000000" w:rsidR="00000000" w:rsidRPr="00000000">
              <w:rPr>
                <w:rtl w:val="0"/>
              </w:rPr>
            </w:r>
          </w:p>
        </w:tc>
        <w:tc>
          <w:tcPr/>
          <w:p w:rsidR="00000000" w:rsidDel="00000000" w:rsidP="00000000" w:rsidRDefault="00000000" w:rsidRPr="00000000" w14:paraId="00000043">
            <w:pPr>
              <w:rPr>
                <w:sz w:val="28"/>
                <w:szCs w:val="28"/>
                <w:u w:val="single"/>
              </w:rPr>
            </w:pPr>
            <w:r w:rsidDel="00000000" w:rsidR="00000000" w:rsidRPr="00000000">
              <w:rPr>
                <w:rtl w:val="0"/>
              </w:rPr>
            </w:r>
          </w:p>
        </w:tc>
        <w:tc>
          <w:tcPr/>
          <w:p w:rsidR="00000000" w:rsidDel="00000000" w:rsidP="00000000" w:rsidRDefault="00000000" w:rsidRPr="00000000" w14:paraId="00000044">
            <w:pPr>
              <w:rPr>
                <w:sz w:val="28"/>
                <w:szCs w:val="28"/>
                <w:u w:val="single"/>
              </w:rPr>
            </w:pPr>
            <w:r w:rsidDel="00000000" w:rsidR="00000000" w:rsidRPr="00000000">
              <w:rPr>
                <w:rtl w:val="0"/>
              </w:rPr>
            </w:r>
          </w:p>
        </w:tc>
        <w:tc>
          <w:tcPr/>
          <w:p w:rsidR="00000000" w:rsidDel="00000000" w:rsidP="00000000" w:rsidRDefault="00000000" w:rsidRPr="00000000" w14:paraId="00000045">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46">
            <w:pPr>
              <w:jc w:val="center"/>
              <w:rPr>
                <w:sz w:val="28"/>
                <w:szCs w:val="28"/>
                <w:u w:val="single"/>
              </w:rPr>
            </w:pPr>
            <w:r w:rsidDel="00000000" w:rsidR="00000000" w:rsidRPr="00000000">
              <w:rPr>
                <w:b w:val="0"/>
                <w:sz w:val="28"/>
                <w:szCs w:val="28"/>
                <w:rtl w:val="0"/>
              </w:rPr>
              <w:t xml:space="preserve">C</w:t>
            </w:r>
            <w:r w:rsidDel="00000000" w:rsidR="00000000" w:rsidRPr="00000000">
              <w:rPr>
                <w:sz w:val="28"/>
                <w:szCs w:val="28"/>
                <w:rtl w:val="0"/>
              </w:rPr>
              <w:t xml:space="preserve">yclobenzaprine</w:t>
            </w:r>
            <w:r w:rsidDel="00000000" w:rsidR="00000000" w:rsidRPr="00000000">
              <w:rPr>
                <w:rtl w:val="0"/>
              </w:rPr>
            </w:r>
          </w:p>
        </w:tc>
        <w:tc>
          <w:tcPr/>
          <w:p w:rsidR="00000000" w:rsidDel="00000000" w:rsidP="00000000" w:rsidRDefault="00000000" w:rsidRPr="00000000" w14:paraId="00000047">
            <w:pPr>
              <w:rPr>
                <w:sz w:val="28"/>
                <w:szCs w:val="28"/>
                <w:u w:val="single"/>
              </w:rPr>
            </w:pPr>
            <w:r w:rsidDel="00000000" w:rsidR="00000000" w:rsidRPr="00000000">
              <w:rPr>
                <w:rtl w:val="0"/>
              </w:rPr>
            </w:r>
          </w:p>
        </w:tc>
        <w:tc>
          <w:tcPr/>
          <w:p w:rsidR="00000000" w:rsidDel="00000000" w:rsidP="00000000" w:rsidRDefault="00000000" w:rsidRPr="00000000" w14:paraId="00000048">
            <w:pPr>
              <w:rPr>
                <w:sz w:val="28"/>
                <w:szCs w:val="28"/>
                <w:u w:val="single"/>
              </w:rPr>
            </w:pPr>
            <w:r w:rsidDel="00000000" w:rsidR="00000000" w:rsidRPr="00000000">
              <w:rPr>
                <w:rtl w:val="0"/>
              </w:rPr>
            </w:r>
          </w:p>
        </w:tc>
        <w:tc>
          <w:tcPr/>
          <w:p w:rsidR="00000000" w:rsidDel="00000000" w:rsidP="00000000" w:rsidRDefault="00000000" w:rsidRPr="00000000" w14:paraId="00000049">
            <w:pPr>
              <w:rPr>
                <w:sz w:val="28"/>
                <w:szCs w:val="28"/>
                <w:u w:val="single"/>
              </w:rPr>
            </w:pPr>
            <w:r w:rsidDel="00000000" w:rsidR="00000000" w:rsidRPr="00000000">
              <w:rPr>
                <w:rtl w:val="0"/>
              </w:rPr>
            </w:r>
          </w:p>
        </w:tc>
        <w:tc>
          <w:tcPr/>
          <w:p w:rsidR="00000000" w:rsidDel="00000000" w:rsidP="00000000" w:rsidRDefault="00000000" w:rsidRPr="00000000" w14:paraId="0000004A">
            <w:pPr>
              <w:rPr>
                <w:sz w:val="28"/>
                <w:szCs w:val="28"/>
                <w:u w:val="single"/>
              </w:rPr>
            </w:pPr>
            <w:r w:rsidDel="00000000" w:rsidR="00000000" w:rsidRPr="00000000">
              <w:rPr>
                <w:rtl w:val="0"/>
              </w:rPr>
            </w:r>
          </w:p>
        </w:tc>
        <w:tc>
          <w:tcPr/>
          <w:p w:rsidR="00000000" w:rsidDel="00000000" w:rsidP="00000000" w:rsidRDefault="00000000" w:rsidRPr="00000000" w14:paraId="0000004B">
            <w:pPr>
              <w:rPr>
                <w:sz w:val="28"/>
                <w:szCs w:val="28"/>
                <w:u w:val="single"/>
              </w:rPr>
            </w:pPr>
            <w:r w:rsidDel="00000000" w:rsidR="00000000" w:rsidRPr="00000000">
              <w:rPr>
                <w:rtl w:val="0"/>
              </w:rPr>
            </w:r>
          </w:p>
        </w:tc>
        <w:tc>
          <w:tcPr/>
          <w:p w:rsidR="00000000" w:rsidDel="00000000" w:rsidP="00000000" w:rsidRDefault="00000000" w:rsidRPr="00000000" w14:paraId="0000004C">
            <w:pPr>
              <w:rPr>
                <w:sz w:val="28"/>
                <w:szCs w:val="28"/>
                <w:u w:val="single"/>
              </w:rPr>
            </w:pPr>
            <w:r w:rsidDel="00000000" w:rsidR="00000000" w:rsidRPr="00000000">
              <w:rPr>
                <w:rtl w:val="0"/>
              </w:rPr>
            </w:r>
          </w:p>
        </w:tc>
        <w:tc>
          <w:tcPr/>
          <w:p w:rsidR="00000000" w:rsidDel="00000000" w:rsidP="00000000" w:rsidRDefault="00000000" w:rsidRPr="00000000" w14:paraId="0000004D">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4E">
            <w:pPr>
              <w:jc w:val="center"/>
              <w:rPr>
                <w:sz w:val="28"/>
                <w:szCs w:val="28"/>
                <w:u w:val="single"/>
              </w:rPr>
            </w:pPr>
            <w:r w:rsidDel="00000000" w:rsidR="00000000" w:rsidRPr="00000000">
              <w:rPr>
                <w:sz w:val="28"/>
                <w:szCs w:val="28"/>
                <w:rtl w:val="0"/>
              </w:rPr>
              <w:t xml:space="preserve">Folic acid</w:t>
            </w:r>
            <w:r w:rsidDel="00000000" w:rsidR="00000000" w:rsidRPr="00000000">
              <w:rPr>
                <w:rtl w:val="0"/>
              </w:rPr>
            </w:r>
          </w:p>
        </w:tc>
        <w:tc>
          <w:tcPr/>
          <w:p w:rsidR="00000000" w:rsidDel="00000000" w:rsidP="00000000" w:rsidRDefault="00000000" w:rsidRPr="00000000" w14:paraId="0000004F">
            <w:pPr>
              <w:rPr>
                <w:sz w:val="28"/>
                <w:szCs w:val="28"/>
                <w:u w:val="single"/>
              </w:rPr>
            </w:pPr>
            <w:r w:rsidDel="00000000" w:rsidR="00000000" w:rsidRPr="00000000">
              <w:rPr>
                <w:rtl w:val="0"/>
              </w:rPr>
            </w:r>
          </w:p>
        </w:tc>
        <w:tc>
          <w:tcPr/>
          <w:p w:rsidR="00000000" w:rsidDel="00000000" w:rsidP="00000000" w:rsidRDefault="00000000" w:rsidRPr="00000000" w14:paraId="00000050">
            <w:pPr>
              <w:rPr>
                <w:sz w:val="28"/>
                <w:szCs w:val="28"/>
                <w:u w:val="single"/>
              </w:rPr>
            </w:pPr>
            <w:r w:rsidDel="00000000" w:rsidR="00000000" w:rsidRPr="00000000">
              <w:rPr>
                <w:rtl w:val="0"/>
              </w:rPr>
            </w:r>
          </w:p>
        </w:tc>
        <w:tc>
          <w:tcPr/>
          <w:p w:rsidR="00000000" w:rsidDel="00000000" w:rsidP="00000000" w:rsidRDefault="00000000" w:rsidRPr="00000000" w14:paraId="00000051">
            <w:pPr>
              <w:rPr>
                <w:sz w:val="28"/>
                <w:szCs w:val="28"/>
                <w:u w:val="single"/>
              </w:rPr>
            </w:pPr>
            <w:r w:rsidDel="00000000" w:rsidR="00000000" w:rsidRPr="00000000">
              <w:rPr>
                <w:rtl w:val="0"/>
              </w:rPr>
            </w:r>
          </w:p>
        </w:tc>
        <w:tc>
          <w:tcPr/>
          <w:p w:rsidR="00000000" w:rsidDel="00000000" w:rsidP="00000000" w:rsidRDefault="00000000" w:rsidRPr="00000000" w14:paraId="00000052">
            <w:pPr>
              <w:rPr>
                <w:sz w:val="28"/>
                <w:szCs w:val="28"/>
                <w:u w:val="single"/>
              </w:rPr>
            </w:pPr>
            <w:r w:rsidDel="00000000" w:rsidR="00000000" w:rsidRPr="00000000">
              <w:rPr>
                <w:rtl w:val="0"/>
              </w:rPr>
            </w:r>
          </w:p>
        </w:tc>
        <w:tc>
          <w:tcPr/>
          <w:p w:rsidR="00000000" w:rsidDel="00000000" w:rsidP="00000000" w:rsidRDefault="00000000" w:rsidRPr="00000000" w14:paraId="00000053">
            <w:pPr>
              <w:rPr>
                <w:sz w:val="28"/>
                <w:szCs w:val="28"/>
                <w:u w:val="single"/>
              </w:rPr>
            </w:pPr>
            <w:r w:rsidDel="00000000" w:rsidR="00000000" w:rsidRPr="00000000">
              <w:rPr>
                <w:rtl w:val="0"/>
              </w:rPr>
            </w:r>
          </w:p>
        </w:tc>
        <w:tc>
          <w:tcPr/>
          <w:p w:rsidR="00000000" w:rsidDel="00000000" w:rsidP="00000000" w:rsidRDefault="00000000" w:rsidRPr="00000000" w14:paraId="00000054">
            <w:pPr>
              <w:rPr>
                <w:sz w:val="28"/>
                <w:szCs w:val="28"/>
                <w:u w:val="single"/>
              </w:rPr>
            </w:pPr>
            <w:r w:rsidDel="00000000" w:rsidR="00000000" w:rsidRPr="00000000">
              <w:rPr>
                <w:rtl w:val="0"/>
              </w:rPr>
            </w:r>
          </w:p>
        </w:tc>
        <w:tc>
          <w:tcPr/>
          <w:p w:rsidR="00000000" w:rsidDel="00000000" w:rsidP="00000000" w:rsidRDefault="00000000" w:rsidRPr="00000000" w14:paraId="00000055">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56">
            <w:pPr>
              <w:jc w:val="center"/>
              <w:rPr>
                <w:sz w:val="28"/>
                <w:szCs w:val="28"/>
                <w:u w:val="single"/>
              </w:rPr>
            </w:pPr>
            <w:r w:rsidDel="00000000" w:rsidR="00000000" w:rsidRPr="00000000">
              <w:rPr>
                <w:b w:val="0"/>
                <w:sz w:val="28"/>
                <w:szCs w:val="28"/>
                <w:rtl w:val="0"/>
              </w:rPr>
              <w:t xml:space="preserve">M</w:t>
            </w:r>
            <w:r w:rsidDel="00000000" w:rsidR="00000000" w:rsidRPr="00000000">
              <w:rPr>
                <w:sz w:val="28"/>
                <w:szCs w:val="28"/>
                <w:rtl w:val="0"/>
              </w:rPr>
              <w:t xml:space="preserve">ethotrexate</w:t>
            </w:r>
            <w:r w:rsidDel="00000000" w:rsidR="00000000" w:rsidRPr="00000000">
              <w:rPr>
                <w:rtl w:val="0"/>
              </w:rPr>
            </w:r>
          </w:p>
        </w:tc>
        <w:tc>
          <w:tcPr/>
          <w:p w:rsidR="00000000" w:rsidDel="00000000" w:rsidP="00000000" w:rsidRDefault="00000000" w:rsidRPr="00000000" w14:paraId="00000057">
            <w:pPr>
              <w:rPr>
                <w:sz w:val="28"/>
                <w:szCs w:val="28"/>
                <w:u w:val="single"/>
              </w:rPr>
            </w:pPr>
            <w:r w:rsidDel="00000000" w:rsidR="00000000" w:rsidRPr="00000000">
              <w:rPr>
                <w:rtl w:val="0"/>
              </w:rPr>
            </w:r>
          </w:p>
        </w:tc>
        <w:tc>
          <w:tcPr/>
          <w:p w:rsidR="00000000" w:rsidDel="00000000" w:rsidP="00000000" w:rsidRDefault="00000000" w:rsidRPr="00000000" w14:paraId="00000058">
            <w:pPr>
              <w:rPr>
                <w:sz w:val="28"/>
                <w:szCs w:val="28"/>
                <w:u w:val="single"/>
              </w:rPr>
            </w:pPr>
            <w:r w:rsidDel="00000000" w:rsidR="00000000" w:rsidRPr="00000000">
              <w:rPr>
                <w:rtl w:val="0"/>
              </w:rPr>
            </w:r>
          </w:p>
        </w:tc>
        <w:tc>
          <w:tcPr/>
          <w:p w:rsidR="00000000" w:rsidDel="00000000" w:rsidP="00000000" w:rsidRDefault="00000000" w:rsidRPr="00000000" w14:paraId="00000059">
            <w:pPr>
              <w:rPr>
                <w:sz w:val="28"/>
                <w:szCs w:val="28"/>
                <w:u w:val="single"/>
              </w:rPr>
            </w:pPr>
            <w:r w:rsidDel="00000000" w:rsidR="00000000" w:rsidRPr="00000000">
              <w:rPr>
                <w:rtl w:val="0"/>
              </w:rPr>
            </w:r>
          </w:p>
        </w:tc>
        <w:tc>
          <w:tcPr/>
          <w:p w:rsidR="00000000" w:rsidDel="00000000" w:rsidP="00000000" w:rsidRDefault="00000000" w:rsidRPr="00000000" w14:paraId="0000005A">
            <w:pPr>
              <w:rPr>
                <w:sz w:val="28"/>
                <w:szCs w:val="28"/>
                <w:u w:val="single"/>
              </w:rPr>
            </w:pPr>
            <w:r w:rsidDel="00000000" w:rsidR="00000000" w:rsidRPr="00000000">
              <w:rPr>
                <w:rtl w:val="0"/>
              </w:rPr>
            </w:r>
          </w:p>
        </w:tc>
        <w:tc>
          <w:tcPr/>
          <w:p w:rsidR="00000000" w:rsidDel="00000000" w:rsidP="00000000" w:rsidRDefault="00000000" w:rsidRPr="00000000" w14:paraId="0000005B">
            <w:pPr>
              <w:rPr>
                <w:sz w:val="28"/>
                <w:szCs w:val="28"/>
                <w:u w:val="single"/>
              </w:rPr>
            </w:pPr>
            <w:r w:rsidDel="00000000" w:rsidR="00000000" w:rsidRPr="00000000">
              <w:rPr>
                <w:rtl w:val="0"/>
              </w:rPr>
            </w:r>
          </w:p>
        </w:tc>
        <w:tc>
          <w:tcPr/>
          <w:p w:rsidR="00000000" w:rsidDel="00000000" w:rsidP="00000000" w:rsidRDefault="00000000" w:rsidRPr="00000000" w14:paraId="0000005C">
            <w:pPr>
              <w:rPr>
                <w:sz w:val="28"/>
                <w:szCs w:val="28"/>
                <w:u w:val="single"/>
              </w:rPr>
            </w:pPr>
            <w:r w:rsidDel="00000000" w:rsidR="00000000" w:rsidRPr="00000000">
              <w:rPr>
                <w:rtl w:val="0"/>
              </w:rPr>
            </w:r>
          </w:p>
        </w:tc>
        <w:tc>
          <w:tcPr/>
          <w:p w:rsidR="00000000" w:rsidDel="00000000" w:rsidP="00000000" w:rsidRDefault="00000000" w:rsidRPr="00000000" w14:paraId="0000005D">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5E">
            <w:pPr>
              <w:jc w:val="center"/>
              <w:rPr>
                <w:sz w:val="28"/>
                <w:szCs w:val="28"/>
                <w:u w:val="single"/>
              </w:rPr>
            </w:pPr>
            <w:r w:rsidDel="00000000" w:rsidR="00000000" w:rsidRPr="00000000">
              <w:rPr>
                <w:sz w:val="28"/>
                <w:szCs w:val="28"/>
                <w:rtl w:val="0"/>
              </w:rPr>
              <w:t xml:space="preserve">Pantoprazole</w:t>
            </w:r>
            <w:r w:rsidDel="00000000" w:rsidR="00000000" w:rsidRPr="00000000">
              <w:rPr>
                <w:rtl w:val="0"/>
              </w:rPr>
            </w:r>
          </w:p>
        </w:tc>
        <w:tc>
          <w:tcPr/>
          <w:p w:rsidR="00000000" w:rsidDel="00000000" w:rsidP="00000000" w:rsidRDefault="00000000" w:rsidRPr="00000000" w14:paraId="0000005F">
            <w:pPr>
              <w:rPr>
                <w:sz w:val="28"/>
                <w:szCs w:val="28"/>
                <w:u w:val="single"/>
              </w:rPr>
            </w:pPr>
            <w:r w:rsidDel="00000000" w:rsidR="00000000" w:rsidRPr="00000000">
              <w:rPr>
                <w:rtl w:val="0"/>
              </w:rPr>
            </w:r>
          </w:p>
        </w:tc>
        <w:tc>
          <w:tcPr/>
          <w:p w:rsidR="00000000" w:rsidDel="00000000" w:rsidP="00000000" w:rsidRDefault="00000000" w:rsidRPr="00000000" w14:paraId="00000060">
            <w:pPr>
              <w:rPr>
                <w:sz w:val="28"/>
                <w:szCs w:val="28"/>
                <w:u w:val="single"/>
              </w:rPr>
            </w:pPr>
            <w:r w:rsidDel="00000000" w:rsidR="00000000" w:rsidRPr="00000000">
              <w:rPr>
                <w:rtl w:val="0"/>
              </w:rPr>
            </w:r>
          </w:p>
        </w:tc>
        <w:tc>
          <w:tcPr/>
          <w:p w:rsidR="00000000" w:rsidDel="00000000" w:rsidP="00000000" w:rsidRDefault="00000000" w:rsidRPr="00000000" w14:paraId="00000061">
            <w:pPr>
              <w:rPr>
                <w:sz w:val="28"/>
                <w:szCs w:val="28"/>
                <w:u w:val="single"/>
              </w:rPr>
            </w:pPr>
            <w:r w:rsidDel="00000000" w:rsidR="00000000" w:rsidRPr="00000000">
              <w:rPr>
                <w:rtl w:val="0"/>
              </w:rPr>
            </w:r>
          </w:p>
        </w:tc>
        <w:tc>
          <w:tcPr/>
          <w:p w:rsidR="00000000" w:rsidDel="00000000" w:rsidP="00000000" w:rsidRDefault="00000000" w:rsidRPr="00000000" w14:paraId="00000062">
            <w:pPr>
              <w:rPr>
                <w:sz w:val="28"/>
                <w:szCs w:val="28"/>
                <w:u w:val="single"/>
              </w:rPr>
            </w:pPr>
            <w:r w:rsidDel="00000000" w:rsidR="00000000" w:rsidRPr="00000000">
              <w:rPr>
                <w:rtl w:val="0"/>
              </w:rPr>
            </w:r>
          </w:p>
        </w:tc>
        <w:tc>
          <w:tcPr/>
          <w:p w:rsidR="00000000" w:rsidDel="00000000" w:rsidP="00000000" w:rsidRDefault="00000000" w:rsidRPr="00000000" w14:paraId="00000063">
            <w:pPr>
              <w:rPr>
                <w:sz w:val="28"/>
                <w:szCs w:val="28"/>
                <w:u w:val="single"/>
              </w:rPr>
            </w:pPr>
            <w:r w:rsidDel="00000000" w:rsidR="00000000" w:rsidRPr="00000000">
              <w:rPr>
                <w:rtl w:val="0"/>
              </w:rPr>
            </w:r>
          </w:p>
        </w:tc>
        <w:tc>
          <w:tcPr/>
          <w:p w:rsidR="00000000" w:rsidDel="00000000" w:rsidP="00000000" w:rsidRDefault="00000000" w:rsidRPr="00000000" w14:paraId="00000064">
            <w:pPr>
              <w:rPr>
                <w:sz w:val="28"/>
                <w:szCs w:val="28"/>
                <w:u w:val="single"/>
              </w:rPr>
            </w:pPr>
            <w:r w:rsidDel="00000000" w:rsidR="00000000" w:rsidRPr="00000000">
              <w:rPr>
                <w:rtl w:val="0"/>
              </w:rPr>
            </w:r>
          </w:p>
        </w:tc>
        <w:tc>
          <w:tcPr/>
          <w:p w:rsidR="00000000" w:rsidDel="00000000" w:rsidP="00000000" w:rsidRDefault="00000000" w:rsidRPr="00000000" w14:paraId="00000065">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66">
            <w:pPr>
              <w:jc w:val="center"/>
              <w:rPr>
                <w:sz w:val="28"/>
                <w:szCs w:val="28"/>
                <w:u w:val="single"/>
              </w:rPr>
            </w:pPr>
            <w:r w:rsidDel="00000000" w:rsidR="00000000" w:rsidRPr="00000000">
              <w:rPr>
                <w:b w:val="0"/>
                <w:sz w:val="28"/>
                <w:szCs w:val="28"/>
                <w:rtl w:val="0"/>
              </w:rPr>
              <w:t xml:space="preserve">G</w:t>
            </w:r>
            <w:r w:rsidDel="00000000" w:rsidR="00000000" w:rsidRPr="00000000">
              <w:rPr>
                <w:sz w:val="28"/>
                <w:szCs w:val="28"/>
                <w:rtl w:val="0"/>
              </w:rPr>
              <w:t xml:space="preserve">abapentin</w:t>
            </w:r>
            <w:r w:rsidDel="00000000" w:rsidR="00000000" w:rsidRPr="00000000">
              <w:rPr>
                <w:rtl w:val="0"/>
              </w:rPr>
            </w:r>
          </w:p>
        </w:tc>
        <w:tc>
          <w:tcPr/>
          <w:p w:rsidR="00000000" w:rsidDel="00000000" w:rsidP="00000000" w:rsidRDefault="00000000" w:rsidRPr="00000000" w14:paraId="00000067">
            <w:pPr>
              <w:rPr>
                <w:sz w:val="28"/>
                <w:szCs w:val="28"/>
                <w:u w:val="single"/>
              </w:rPr>
            </w:pPr>
            <w:r w:rsidDel="00000000" w:rsidR="00000000" w:rsidRPr="00000000">
              <w:rPr>
                <w:rtl w:val="0"/>
              </w:rPr>
            </w:r>
          </w:p>
        </w:tc>
        <w:tc>
          <w:tcPr/>
          <w:p w:rsidR="00000000" w:rsidDel="00000000" w:rsidP="00000000" w:rsidRDefault="00000000" w:rsidRPr="00000000" w14:paraId="00000068">
            <w:pPr>
              <w:rPr>
                <w:sz w:val="28"/>
                <w:szCs w:val="28"/>
                <w:u w:val="single"/>
              </w:rPr>
            </w:pPr>
            <w:r w:rsidDel="00000000" w:rsidR="00000000" w:rsidRPr="00000000">
              <w:rPr>
                <w:rtl w:val="0"/>
              </w:rPr>
            </w:r>
          </w:p>
        </w:tc>
        <w:tc>
          <w:tcPr/>
          <w:p w:rsidR="00000000" w:rsidDel="00000000" w:rsidP="00000000" w:rsidRDefault="00000000" w:rsidRPr="00000000" w14:paraId="00000069">
            <w:pPr>
              <w:rPr>
                <w:sz w:val="28"/>
                <w:szCs w:val="28"/>
                <w:u w:val="single"/>
              </w:rPr>
            </w:pPr>
            <w:r w:rsidDel="00000000" w:rsidR="00000000" w:rsidRPr="00000000">
              <w:rPr>
                <w:rtl w:val="0"/>
              </w:rPr>
            </w:r>
          </w:p>
        </w:tc>
        <w:tc>
          <w:tcPr/>
          <w:p w:rsidR="00000000" w:rsidDel="00000000" w:rsidP="00000000" w:rsidRDefault="00000000" w:rsidRPr="00000000" w14:paraId="0000006A">
            <w:pPr>
              <w:rPr>
                <w:sz w:val="28"/>
                <w:szCs w:val="28"/>
                <w:u w:val="single"/>
              </w:rPr>
            </w:pPr>
            <w:r w:rsidDel="00000000" w:rsidR="00000000" w:rsidRPr="00000000">
              <w:rPr>
                <w:rtl w:val="0"/>
              </w:rPr>
            </w:r>
          </w:p>
        </w:tc>
        <w:tc>
          <w:tcPr/>
          <w:p w:rsidR="00000000" w:rsidDel="00000000" w:rsidP="00000000" w:rsidRDefault="00000000" w:rsidRPr="00000000" w14:paraId="0000006B">
            <w:pPr>
              <w:rPr>
                <w:sz w:val="28"/>
                <w:szCs w:val="28"/>
                <w:u w:val="single"/>
              </w:rPr>
            </w:pPr>
            <w:r w:rsidDel="00000000" w:rsidR="00000000" w:rsidRPr="00000000">
              <w:rPr>
                <w:rtl w:val="0"/>
              </w:rPr>
            </w:r>
          </w:p>
        </w:tc>
        <w:tc>
          <w:tcPr/>
          <w:p w:rsidR="00000000" w:rsidDel="00000000" w:rsidP="00000000" w:rsidRDefault="00000000" w:rsidRPr="00000000" w14:paraId="0000006C">
            <w:pPr>
              <w:rPr>
                <w:sz w:val="28"/>
                <w:szCs w:val="28"/>
                <w:u w:val="single"/>
              </w:rPr>
            </w:pPr>
            <w:r w:rsidDel="00000000" w:rsidR="00000000" w:rsidRPr="00000000">
              <w:rPr>
                <w:rtl w:val="0"/>
              </w:rPr>
            </w:r>
          </w:p>
        </w:tc>
        <w:tc>
          <w:tcPr/>
          <w:p w:rsidR="00000000" w:rsidDel="00000000" w:rsidP="00000000" w:rsidRDefault="00000000" w:rsidRPr="00000000" w14:paraId="0000006D">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6E">
            <w:pPr>
              <w:jc w:val="center"/>
              <w:rPr>
                <w:b w:val="0"/>
                <w:sz w:val="28"/>
                <w:szCs w:val="28"/>
                <w:u w:val="single"/>
              </w:rPr>
            </w:pPr>
            <w:r w:rsidDel="00000000" w:rsidR="00000000" w:rsidRPr="00000000">
              <w:rPr>
                <w:b w:val="0"/>
                <w:sz w:val="28"/>
                <w:szCs w:val="28"/>
                <w:rtl w:val="0"/>
              </w:rPr>
              <w:t xml:space="preserve">Symbicort</w:t>
            </w:r>
            <w:r w:rsidDel="00000000" w:rsidR="00000000" w:rsidRPr="00000000">
              <w:rPr>
                <w:rtl w:val="0"/>
              </w:rPr>
            </w:r>
          </w:p>
        </w:tc>
        <w:tc>
          <w:tcPr/>
          <w:p w:rsidR="00000000" w:rsidDel="00000000" w:rsidP="00000000" w:rsidRDefault="00000000" w:rsidRPr="00000000" w14:paraId="0000006F">
            <w:pPr>
              <w:rPr>
                <w:sz w:val="28"/>
                <w:szCs w:val="28"/>
                <w:u w:val="single"/>
              </w:rPr>
            </w:pPr>
            <w:r w:rsidDel="00000000" w:rsidR="00000000" w:rsidRPr="00000000">
              <w:rPr>
                <w:rtl w:val="0"/>
              </w:rPr>
            </w:r>
          </w:p>
        </w:tc>
        <w:tc>
          <w:tcPr/>
          <w:p w:rsidR="00000000" w:rsidDel="00000000" w:rsidP="00000000" w:rsidRDefault="00000000" w:rsidRPr="00000000" w14:paraId="00000070">
            <w:pPr>
              <w:rPr>
                <w:sz w:val="28"/>
                <w:szCs w:val="28"/>
                <w:u w:val="single"/>
              </w:rPr>
            </w:pPr>
            <w:r w:rsidDel="00000000" w:rsidR="00000000" w:rsidRPr="00000000">
              <w:rPr>
                <w:rtl w:val="0"/>
              </w:rPr>
            </w:r>
          </w:p>
        </w:tc>
        <w:tc>
          <w:tcPr/>
          <w:p w:rsidR="00000000" w:rsidDel="00000000" w:rsidP="00000000" w:rsidRDefault="00000000" w:rsidRPr="00000000" w14:paraId="00000071">
            <w:pPr>
              <w:rPr>
                <w:sz w:val="28"/>
                <w:szCs w:val="28"/>
                <w:u w:val="single"/>
              </w:rPr>
            </w:pPr>
            <w:r w:rsidDel="00000000" w:rsidR="00000000" w:rsidRPr="00000000">
              <w:rPr>
                <w:rtl w:val="0"/>
              </w:rPr>
            </w:r>
          </w:p>
        </w:tc>
        <w:tc>
          <w:tcPr/>
          <w:p w:rsidR="00000000" w:rsidDel="00000000" w:rsidP="00000000" w:rsidRDefault="00000000" w:rsidRPr="00000000" w14:paraId="00000072">
            <w:pPr>
              <w:rPr>
                <w:sz w:val="28"/>
                <w:szCs w:val="28"/>
                <w:u w:val="single"/>
              </w:rPr>
            </w:pPr>
            <w:r w:rsidDel="00000000" w:rsidR="00000000" w:rsidRPr="00000000">
              <w:rPr>
                <w:rtl w:val="0"/>
              </w:rPr>
            </w:r>
          </w:p>
        </w:tc>
        <w:tc>
          <w:tcPr/>
          <w:p w:rsidR="00000000" w:rsidDel="00000000" w:rsidP="00000000" w:rsidRDefault="00000000" w:rsidRPr="00000000" w14:paraId="00000073">
            <w:pPr>
              <w:rPr>
                <w:sz w:val="28"/>
                <w:szCs w:val="28"/>
                <w:u w:val="single"/>
              </w:rPr>
            </w:pPr>
            <w:r w:rsidDel="00000000" w:rsidR="00000000" w:rsidRPr="00000000">
              <w:rPr>
                <w:rtl w:val="0"/>
              </w:rPr>
            </w:r>
          </w:p>
        </w:tc>
        <w:tc>
          <w:tcPr/>
          <w:p w:rsidR="00000000" w:rsidDel="00000000" w:rsidP="00000000" w:rsidRDefault="00000000" w:rsidRPr="00000000" w14:paraId="00000074">
            <w:pPr>
              <w:rPr>
                <w:sz w:val="28"/>
                <w:szCs w:val="28"/>
                <w:u w:val="single"/>
              </w:rPr>
            </w:pPr>
            <w:r w:rsidDel="00000000" w:rsidR="00000000" w:rsidRPr="00000000">
              <w:rPr>
                <w:rtl w:val="0"/>
              </w:rPr>
            </w:r>
          </w:p>
        </w:tc>
        <w:tc>
          <w:tcPr/>
          <w:p w:rsidR="00000000" w:rsidDel="00000000" w:rsidP="00000000" w:rsidRDefault="00000000" w:rsidRPr="00000000" w14:paraId="00000075">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76">
            <w:pPr>
              <w:jc w:val="center"/>
              <w:rPr>
                <w:sz w:val="28"/>
                <w:szCs w:val="28"/>
                <w:u w:val="single"/>
              </w:rPr>
            </w:pPr>
            <w:r w:rsidDel="00000000" w:rsidR="00000000" w:rsidRPr="00000000">
              <w:rPr>
                <w:b w:val="0"/>
                <w:sz w:val="28"/>
                <w:szCs w:val="28"/>
                <w:rtl w:val="0"/>
              </w:rPr>
              <w:t xml:space="preserve">D</w:t>
            </w:r>
            <w:r w:rsidDel="00000000" w:rsidR="00000000" w:rsidRPr="00000000">
              <w:rPr>
                <w:sz w:val="28"/>
                <w:szCs w:val="28"/>
                <w:rtl w:val="0"/>
              </w:rPr>
              <w:t xml:space="preserve">uloxetine</w:t>
            </w:r>
            <w:r w:rsidDel="00000000" w:rsidR="00000000" w:rsidRPr="00000000">
              <w:rPr>
                <w:rtl w:val="0"/>
              </w:rPr>
            </w:r>
          </w:p>
        </w:tc>
        <w:tc>
          <w:tcPr/>
          <w:p w:rsidR="00000000" w:rsidDel="00000000" w:rsidP="00000000" w:rsidRDefault="00000000" w:rsidRPr="00000000" w14:paraId="00000077">
            <w:pPr>
              <w:rPr>
                <w:sz w:val="28"/>
                <w:szCs w:val="28"/>
                <w:u w:val="single"/>
              </w:rPr>
            </w:pPr>
            <w:r w:rsidDel="00000000" w:rsidR="00000000" w:rsidRPr="00000000">
              <w:rPr>
                <w:rtl w:val="0"/>
              </w:rPr>
            </w:r>
          </w:p>
        </w:tc>
        <w:tc>
          <w:tcPr/>
          <w:p w:rsidR="00000000" w:rsidDel="00000000" w:rsidP="00000000" w:rsidRDefault="00000000" w:rsidRPr="00000000" w14:paraId="00000078">
            <w:pPr>
              <w:rPr>
                <w:sz w:val="28"/>
                <w:szCs w:val="28"/>
                <w:u w:val="single"/>
              </w:rPr>
            </w:pPr>
            <w:r w:rsidDel="00000000" w:rsidR="00000000" w:rsidRPr="00000000">
              <w:rPr>
                <w:rtl w:val="0"/>
              </w:rPr>
            </w:r>
          </w:p>
        </w:tc>
        <w:tc>
          <w:tcPr/>
          <w:p w:rsidR="00000000" w:rsidDel="00000000" w:rsidP="00000000" w:rsidRDefault="00000000" w:rsidRPr="00000000" w14:paraId="00000079">
            <w:pPr>
              <w:rPr>
                <w:sz w:val="28"/>
                <w:szCs w:val="28"/>
                <w:u w:val="single"/>
              </w:rPr>
            </w:pPr>
            <w:r w:rsidDel="00000000" w:rsidR="00000000" w:rsidRPr="00000000">
              <w:rPr>
                <w:rtl w:val="0"/>
              </w:rPr>
            </w:r>
          </w:p>
        </w:tc>
        <w:tc>
          <w:tcPr/>
          <w:p w:rsidR="00000000" w:rsidDel="00000000" w:rsidP="00000000" w:rsidRDefault="00000000" w:rsidRPr="00000000" w14:paraId="0000007A">
            <w:pPr>
              <w:rPr>
                <w:sz w:val="28"/>
                <w:szCs w:val="28"/>
                <w:u w:val="single"/>
              </w:rPr>
            </w:pPr>
            <w:r w:rsidDel="00000000" w:rsidR="00000000" w:rsidRPr="00000000">
              <w:rPr>
                <w:rtl w:val="0"/>
              </w:rPr>
            </w:r>
          </w:p>
        </w:tc>
        <w:tc>
          <w:tcPr/>
          <w:p w:rsidR="00000000" w:rsidDel="00000000" w:rsidP="00000000" w:rsidRDefault="00000000" w:rsidRPr="00000000" w14:paraId="0000007B">
            <w:pPr>
              <w:rPr>
                <w:sz w:val="28"/>
                <w:szCs w:val="28"/>
                <w:u w:val="single"/>
              </w:rPr>
            </w:pPr>
            <w:r w:rsidDel="00000000" w:rsidR="00000000" w:rsidRPr="00000000">
              <w:rPr>
                <w:rtl w:val="0"/>
              </w:rPr>
            </w:r>
          </w:p>
        </w:tc>
        <w:tc>
          <w:tcPr/>
          <w:p w:rsidR="00000000" w:rsidDel="00000000" w:rsidP="00000000" w:rsidRDefault="00000000" w:rsidRPr="00000000" w14:paraId="0000007C">
            <w:pPr>
              <w:rPr>
                <w:sz w:val="28"/>
                <w:szCs w:val="28"/>
                <w:u w:val="single"/>
              </w:rPr>
            </w:pPr>
            <w:r w:rsidDel="00000000" w:rsidR="00000000" w:rsidRPr="00000000">
              <w:rPr>
                <w:rtl w:val="0"/>
              </w:rPr>
            </w:r>
          </w:p>
        </w:tc>
        <w:tc>
          <w:tcPr/>
          <w:p w:rsidR="00000000" w:rsidDel="00000000" w:rsidP="00000000" w:rsidRDefault="00000000" w:rsidRPr="00000000" w14:paraId="0000007D">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7E">
            <w:pPr>
              <w:jc w:val="center"/>
              <w:rPr>
                <w:sz w:val="28"/>
                <w:szCs w:val="28"/>
                <w:u w:val="single"/>
              </w:rPr>
            </w:pPr>
            <w:r w:rsidDel="00000000" w:rsidR="00000000" w:rsidRPr="00000000">
              <w:rPr>
                <w:b w:val="0"/>
                <w:sz w:val="28"/>
                <w:szCs w:val="28"/>
                <w:rtl w:val="0"/>
              </w:rPr>
              <w:t xml:space="preserve">MiraLAX</w:t>
            </w:r>
            <w:r w:rsidDel="00000000" w:rsidR="00000000" w:rsidRPr="00000000">
              <w:rPr>
                <w:rtl w:val="0"/>
              </w:rPr>
            </w:r>
          </w:p>
        </w:tc>
        <w:tc>
          <w:tcPr/>
          <w:p w:rsidR="00000000" w:rsidDel="00000000" w:rsidP="00000000" w:rsidRDefault="00000000" w:rsidRPr="00000000" w14:paraId="0000007F">
            <w:pPr>
              <w:rPr>
                <w:sz w:val="28"/>
                <w:szCs w:val="28"/>
                <w:u w:val="single"/>
              </w:rPr>
            </w:pPr>
            <w:r w:rsidDel="00000000" w:rsidR="00000000" w:rsidRPr="00000000">
              <w:rPr>
                <w:rtl w:val="0"/>
              </w:rPr>
            </w:r>
          </w:p>
        </w:tc>
        <w:tc>
          <w:tcPr/>
          <w:p w:rsidR="00000000" w:rsidDel="00000000" w:rsidP="00000000" w:rsidRDefault="00000000" w:rsidRPr="00000000" w14:paraId="00000080">
            <w:pPr>
              <w:rPr>
                <w:sz w:val="28"/>
                <w:szCs w:val="28"/>
                <w:u w:val="single"/>
              </w:rPr>
            </w:pPr>
            <w:r w:rsidDel="00000000" w:rsidR="00000000" w:rsidRPr="00000000">
              <w:rPr>
                <w:rtl w:val="0"/>
              </w:rPr>
            </w:r>
          </w:p>
        </w:tc>
        <w:tc>
          <w:tcPr/>
          <w:p w:rsidR="00000000" w:rsidDel="00000000" w:rsidP="00000000" w:rsidRDefault="00000000" w:rsidRPr="00000000" w14:paraId="00000081">
            <w:pPr>
              <w:rPr>
                <w:sz w:val="28"/>
                <w:szCs w:val="28"/>
                <w:u w:val="single"/>
              </w:rPr>
            </w:pPr>
            <w:r w:rsidDel="00000000" w:rsidR="00000000" w:rsidRPr="00000000">
              <w:rPr>
                <w:rtl w:val="0"/>
              </w:rPr>
            </w:r>
          </w:p>
        </w:tc>
        <w:tc>
          <w:tcPr/>
          <w:p w:rsidR="00000000" w:rsidDel="00000000" w:rsidP="00000000" w:rsidRDefault="00000000" w:rsidRPr="00000000" w14:paraId="00000082">
            <w:pPr>
              <w:rPr>
                <w:sz w:val="28"/>
                <w:szCs w:val="28"/>
                <w:u w:val="single"/>
              </w:rPr>
            </w:pPr>
            <w:r w:rsidDel="00000000" w:rsidR="00000000" w:rsidRPr="00000000">
              <w:rPr>
                <w:rtl w:val="0"/>
              </w:rPr>
            </w:r>
          </w:p>
        </w:tc>
        <w:tc>
          <w:tcPr/>
          <w:p w:rsidR="00000000" w:rsidDel="00000000" w:rsidP="00000000" w:rsidRDefault="00000000" w:rsidRPr="00000000" w14:paraId="00000083">
            <w:pPr>
              <w:rPr>
                <w:sz w:val="28"/>
                <w:szCs w:val="28"/>
                <w:u w:val="single"/>
              </w:rPr>
            </w:pPr>
            <w:r w:rsidDel="00000000" w:rsidR="00000000" w:rsidRPr="00000000">
              <w:rPr>
                <w:rtl w:val="0"/>
              </w:rPr>
            </w:r>
          </w:p>
        </w:tc>
        <w:tc>
          <w:tcPr/>
          <w:p w:rsidR="00000000" w:rsidDel="00000000" w:rsidP="00000000" w:rsidRDefault="00000000" w:rsidRPr="00000000" w14:paraId="00000084">
            <w:pPr>
              <w:rPr>
                <w:sz w:val="28"/>
                <w:szCs w:val="28"/>
                <w:u w:val="single"/>
              </w:rPr>
            </w:pPr>
            <w:r w:rsidDel="00000000" w:rsidR="00000000" w:rsidRPr="00000000">
              <w:rPr>
                <w:rtl w:val="0"/>
              </w:rPr>
            </w:r>
          </w:p>
        </w:tc>
        <w:tc>
          <w:tcPr/>
          <w:p w:rsidR="00000000" w:rsidDel="00000000" w:rsidP="00000000" w:rsidRDefault="00000000" w:rsidRPr="00000000" w14:paraId="00000085">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86">
            <w:pPr>
              <w:jc w:val="center"/>
              <w:rPr>
                <w:sz w:val="28"/>
                <w:szCs w:val="28"/>
                <w:u w:val="single"/>
              </w:rPr>
            </w:pPr>
            <w:r w:rsidDel="00000000" w:rsidR="00000000" w:rsidRPr="00000000">
              <w:rPr>
                <w:sz w:val="28"/>
                <w:szCs w:val="28"/>
                <w:rtl w:val="0"/>
              </w:rPr>
              <w:t xml:space="preserve">Methotrexate</w:t>
            </w:r>
            <w:r w:rsidDel="00000000" w:rsidR="00000000" w:rsidRPr="00000000">
              <w:rPr>
                <w:rtl w:val="0"/>
              </w:rPr>
            </w:r>
          </w:p>
        </w:tc>
        <w:tc>
          <w:tcPr/>
          <w:p w:rsidR="00000000" w:rsidDel="00000000" w:rsidP="00000000" w:rsidRDefault="00000000" w:rsidRPr="00000000" w14:paraId="00000087">
            <w:pPr>
              <w:rPr>
                <w:sz w:val="28"/>
                <w:szCs w:val="28"/>
                <w:u w:val="single"/>
              </w:rPr>
            </w:pPr>
            <w:r w:rsidDel="00000000" w:rsidR="00000000" w:rsidRPr="00000000">
              <w:rPr>
                <w:rtl w:val="0"/>
              </w:rPr>
            </w:r>
          </w:p>
        </w:tc>
        <w:tc>
          <w:tcPr/>
          <w:p w:rsidR="00000000" w:rsidDel="00000000" w:rsidP="00000000" w:rsidRDefault="00000000" w:rsidRPr="00000000" w14:paraId="00000088">
            <w:pPr>
              <w:rPr>
                <w:sz w:val="28"/>
                <w:szCs w:val="28"/>
                <w:u w:val="single"/>
              </w:rPr>
            </w:pPr>
            <w:r w:rsidDel="00000000" w:rsidR="00000000" w:rsidRPr="00000000">
              <w:rPr>
                <w:rtl w:val="0"/>
              </w:rPr>
            </w:r>
          </w:p>
        </w:tc>
        <w:tc>
          <w:tcPr/>
          <w:p w:rsidR="00000000" w:rsidDel="00000000" w:rsidP="00000000" w:rsidRDefault="00000000" w:rsidRPr="00000000" w14:paraId="00000089">
            <w:pPr>
              <w:rPr>
                <w:sz w:val="28"/>
                <w:szCs w:val="28"/>
                <w:u w:val="single"/>
              </w:rPr>
            </w:pPr>
            <w:r w:rsidDel="00000000" w:rsidR="00000000" w:rsidRPr="00000000">
              <w:rPr>
                <w:rtl w:val="0"/>
              </w:rPr>
            </w:r>
          </w:p>
        </w:tc>
        <w:tc>
          <w:tcPr/>
          <w:p w:rsidR="00000000" w:rsidDel="00000000" w:rsidP="00000000" w:rsidRDefault="00000000" w:rsidRPr="00000000" w14:paraId="0000008A">
            <w:pPr>
              <w:rPr>
                <w:sz w:val="28"/>
                <w:szCs w:val="28"/>
                <w:u w:val="single"/>
              </w:rPr>
            </w:pPr>
            <w:r w:rsidDel="00000000" w:rsidR="00000000" w:rsidRPr="00000000">
              <w:rPr>
                <w:rtl w:val="0"/>
              </w:rPr>
            </w:r>
          </w:p>
        </w:tc>
        <w:tc>
          <w:tcPr/>
          <w:p w:rsidR="00000000" w:rsidDel="00000000" w:rsidP="00000000" w:rsidRDefault="00000000" w:rsidRPr="00000000" w14:paraId="0000008B">
            <w:pPr>
              <w:rPr>
                <w:sz w:val="28"/>
                <w:szCs w:val="28"/>
                <w:u w:val="single"/>
              </w:rPr>
            </w:pPr>
            <w:r w:rsidDel="00000000" w:rsidR="00000000" w:rsidRPr="00000000">
              <w:rPr>
                <w:rtl w:val="0"/>
              </w:rPr>
            </w:r>
          </w:p>
        </w:tc>
        <w:tc>
          <w:tcPr/>
          <w:p w:rsidR="00000000" w:rsidDel="00000000" w:rsidP="00000000" w:rsidRDefault="00000000" w:rsidRPr="00000000" w14:paraId="0000008C">
            <w:pPr>
              <w:rPr>
                <w:sz w:val="28"/>
                <w:szCs w:val="28"/>
                <w:u w:val="single"/>
              </w:rPr>
            </w:pPr>
            <w:r w:rsidDel="00000000" w:rsidR="00000000" w:rsidRPr="00000000">
              <w:rPr>
                <w:rtl w:val="0"/>
              </w:rPr>
            </w:r>
          </w:p>
        </w:tc>
        <w:tc>
          <w:tcPr/>
          <w:p w:rsidR="00000000" w:rsidDel="00000000" w:rsidP="00000000" w:rsidRDefault="00000000" w:rsidRPr="00000000" w14:paraId="0000008D">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8E">
            <w:pPr>
              <w:jc w:val="center"/>
              <w:rPr>
                <w:sz w:val="28"/>
                <w:szCs w:val="28"/>
                <w:u w:val="single"/>
              </w:rPr>
            </w:pPr>
            <w:r w:rsidDel="00000000" w:rsidR="00000000" w:rsidRPr="00000000">
              <w:rPr>
                <w:sz w:val="28"/>
                <w:szCs w:val="28"/>
                <w:rtl w:val="0"/>
              </w:rPr>
              <w:t xml:space="preserve">Topiramate</w:t>
            </w:r>
            <w:r w:rsidDel="00000000" w:rsidR="00000000" w:rsidRPr="00000000">
              <w:rPr>
                <w:rtl w:val="0"/>
              </w:rPr>
            </w:r>
          </w:p>
        </w:tc>
        <w:tc>
          <w:tcPr/>
          <w:p w:rsidR="00000000" w:rsidDel="00000000" w:rsidP="00000000" w:rsidRDefault="00000000" w:rsidRPr="00000000" w14:paraId="0000008F">
            <w:pPr>
              <w:rPr>
                <w:sz w:val="28"/>
                <w:szCs w:val="28"/>
                <w:u w:val="single"/>
              </w:rPr>
            </w:pPr>
            <w:r w:rsidDel="00000000" w:rsidR="00000000" w:rsidRPr="00000000">
              <w:rPr>
                <w:rtl w:val="0"/>
              </w:rPr>
            </w:r>
          </w:p>
        </w:tc>
        <w:tc>
          <w:tcPr/>
          <w:p w:rsidR="00000000" w:rsidDel="00000000" w:rsidP="00000000" w:rsidRDefault="00000000" w:rsidRPr="00000000" w14:paraId="00000090">
            <w:pPr>
              <w:rPr>
                <w:sz w:val="28"/>
                <w:szCs w:val="28"/>
                <w:u w:val="single"/>
              </w:rPr>
            </w:pPr>
            <w:r w:rsidDel="00000000" w:rsidR="00000000" w:rsidRPr="00000000">
              <w:rPr>
                <w:rtl w:val="0"/>
              </w:rPr>
            </w:r>
          </w:p>
        </w:tc>
        <w:tc>
          <w:tcPr/>
          <w:p w:rsidR="00000000" w:rsidDel="00000000" w:rsidP="00000000" w:rsidRDefault="00000000" w:rsidRPr="00000000" w14:paraId="00000091">
            <w:pPr>
              <w:rPr>
                <w:sz w:val="28"/>
                <w:szCs w:val="28"/>
                <w:u w:val="single"/>
              </w:rPr>
            </w:pPr>
            <w:r w:rsidDel="00000000" w:rsidR="00000000" w:rsidRPr="00000000">
              <w:rPr>
                <w:rtl w:val="0"/>
              </w:rPr>
            </w:r>
          </w:p>
        </w:tc>
        <w:tc>
          <w:tcPr/>
          <w:p w:rsidR="00000000" w:rsidDel="00000000" w:rsidP="00000000" w:rsidRDefault="00000000" w:rsidRPr="00000000" w14:paraId="00000092">
            <w:pPr>
              <w:rPr>
                <w:sz w:val="28"/>
                <w:szCs w:val="28"/>
                <w:u w:val="single"/>
              </w:rPr>
            </w:pPr>
            <w:r w:rsidDel="00000000" w:rsidR="00000000" w:rsidRPr="00000000">
              <w:rPr>
                <w:rtl w:val="0"/>
              </w:rPr>
            </w:r>
          </w:p>
        </w:tc>
        <w:tc>
          <w:tcPr/>
          <w:p w:rsidR="00000000" w:rsidDel="00000000" w:rsidP="00000000" w:rsidRDefault="00000000" w:rsidRPr="00000000" w14:paraId="00000093">
            <w:pPr>
              <w:rPr>
                <w:sz w:val="28"/>
                <w:szCs w:val="28"/>
                <w:u w:val="single"/>
              </w:rPr>
            </w:pPr>
            <w:r w:rsidDel="00000000" w:rsidR="00000000" w:rsidRPr="00000000">
              <w:rPr>
                <w:rtl w:val="0"/>
              </w:rPr>
            </w:r>
          </w:p>
        </w:tc>
        <w:tc>
          <w:tcPr/>
          <w:p w:rsidR="00000000" w:rsidDel="00000000" w:rsidP="00000000" w:rsidRDefault="00000000" w:rsidRPr="00000000" w14:paraId="00000094">
            <w:pPr>
              <w:rPr>
                <w:sz w:val="28"/>
                <w:szCs w:val="28"/>
                <w:u w:val="single"/>
              </w:rPr>
            </w:pPr>
            <w:r w:rsidDel="00000000" w:rsidR="00000000" w:rsidRPr="00000000">
              <w:rPr>
                <w:rtl w:val="0"/>
              </w:rPr>
            </w:r>
          </w:p>
        </w:tc>
        <w:tc>
          <w:tcPr/>
          <w:p w:rsidR="00000000" w:rsidDel="00000000" w:rsidP="00000000" w:rsidRDefault="00000000" w:rsidRPr="00000000" w14:paraId="00000095">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96">
            <w:pPr>
              <w:jc w:val="center"/>
              <w:rPr>
                <w:b w:val="0"/>
                <w:sz w:val="28"/>
                <w:szCs w:val="28"/>
                <w:u w:val="single"/>
              </w:rPr>
            </w:pPr>
            <w:r w:rsidDel="00000000" w:rsidR="00000000" w:rsidRPr="00000000">
              <w:rPr>
                <w:b w:val="0"/>
                <w:sz w:val="28"/>
                <w:szCs w:val="28"/>
                <w:u w:val="single"/>
                <w:rtl w:val="0"/>
              </w:rPr>
              <w:t xml:space="preserve">Prep</w:t>
            </w:r>
          </w:p>
        </w:tc>
        <w:tc>
          <w:tcPr/>
          <w:p w:rsidR="00000000" w:rsidDel="00000000" w:rsidP="00000000" w:rsidRDefault="00000000" w:rsidRPr="00000000" w14:paraId="00000097">
            <w:pPr>
              <w:rPr>
                <w:sz w:val="28"/>
                <w:szCs w:val="28"/>
                <w:u w:val="single"/>
              </w:rPr>
            </w:pPr>
            <w:r w:rsidDel="00000000" w:rsidR="00000000" w:rsidRPr="00000000">
              <w:rPr>
                <w:rtl w:val="0"/>
              </w:rPr>
            </w:r>
          </w:p>
        </w:tc>
        <w:tc>
          <w:tcPr/>
          <w:p w:rsidR="00000000" w:rsidDel="00000000" w:rsidP="00000000" w:rsidRDefault="00000000" w:rsidRPr="00000000" w14:paraId="00000098">
            <w:pPr>
              <w:rPr>
                <w:sz w:val="28"/>
                <w:szCs w:val="28"/>
                <w:u w:val="single"/>
              </w:rPr>
            </w:pPr>
            <w:r w:rsidDel="00000000" w:rsidR="00000000" w:rsidRPr="00000000">
              <w:rPr>
                <w:rtl w:val="0"/>
              </w:rPr>
            </w:r>
          </w:p>
        </w:tc>
        <w:tc>
          <w:tcPr/>
          <w:p w:rsidR="00000000" w:rsidDel="00000000" w:rsidP="00000000" w:rsidRDefault="00000000" w:rsidRPr="00000000" w14:paraId="00000099">
            <w:pPr>
              <w:rPr>
                <w:sz w:val="28"/>
                <w:szCs w:val="28"/>
                <w:u w:val="single"/>
              </w:rPr>
            </w:pPr>
            <w:r w:rsidDel="00000000" w:rsidR="00000000" w:rsidRPr="00000000">
              <w:rPr>
                <w:rtl w:val="0"/>
              </w:rPr>
            </w:r>
          </w:p>
        </w:tc>
        <w:tc>
          <w:tcPr/>
          <w:p w:rsidR="00000000" w:rsidDel="00000000" w:rsidP="00000000" w:rsidRDefault="00000000" w:rsidRPr="00000000" w14:paraId="0000009A">
            <w:pPr>
              <w:rPr>
                <w:sz w:val="28"/>
                <w:szCs w:val="28"/>
                <w:u w:val="single"/>
              </w:rPr>
            </w:pPr>
            <w:r w:rsidDel="00000000" w:rsidR="00000000" w:rsidRPr="00000000">
              <w:rPr>
                <w:rtl w:val="0"/>
              </w:rPr>
            </w:r>
          </w:p>
        </w:tc>
        <w:tc>
          <w:tcPr/>
          <w:p w:rsidR="00000000" w:rsidDel="00000000" w:rsidP="00000000" w:rsidRDefault="00000000" w:rsidRPr="00000000" w14:paraId="0000009B">
            <w:pPr>
              <w:rPr>
                <w:sz w:val="28"/>
                <w:szCs w:val="28"/>
                <w:u w:val="single"/>
              </w:rPr>
            </w:pPr>
            <w:r w:rsidDel="00000000" w:rsidR="00000000" w:rsidRPr="00000000">
              <w:rPr>
                <w:rtl w:val="0"/>
              </w:rPr>
            </w:r>
          </w:p>
        </w:tc>
        <w:tc>
          <w:tcPr/>
          <w:p w:rsidR="00000000" w:rsidDel="00000000" w:rsidP="00000000" w:rsidRDefault="00000000" w:rsidRPr="00000000" w14:paraId="0000009C">
            <w:pPr>
              <w:rPr>
                <w:sz w:val="28"/>
                <w:szCs w:val="28"/>
                <w:u w:val="single"/>
              </w:rPr>
            </w:pPr>
            <w:r w:rsidDel="00000000" w:rsidR="00000000" w:rsidRPr="00000000">
              <w:rPr>
                <w:rtl w:val="0"/>
              </w:rPr>
            </w:r>
          </w:p>
        </w:tc>
        <w:tc>
          <w:tcPr/>
          <w:p w:rsidR="00000000" w:rsidDel="00000000" w:rsidP="00000000" w:rsidRDefault="00000000" w:rsidRPr="00000000" w14:paraId="0000009D">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9E">
            <w:pPr>
              <w:jc w:val="center"/>
              <w:rPr>
                <w:b w:val="0"/>
                <w:sz w:val="28"/>
                <w:szCs w:val="28"/>
                <w:u w:val="single"/>
              </w:rPr>
            </w:pPr>
            <w:r w:rsidDel="00000000" w:rsidR="00000000" w:rsidRPr="00000000">
              <w:rPr>
                <w:b w:val="0"/>
                <w:sz w:val="28"/>
                <w:szCs w:val="28"/>
                <w:u w:val="single"/>
                <w:rtl w:val="0"/>
              </w:rPr>
              <w:t xml:space="preserve">As Needed</w:t>
            </w:r>
          </w:p>
        </w:tc>
        <w:tc>
          <w:tcPr/>
          <w:p w:rsidR="00000000" w:rsidDel="00000000" w:rsidP="00000000" w:rsidRDefault="00000000" w:rsidRPr="00000000" w14:paraId="0000009F">
            <w:pPr>
              <w:rPr>
                <w:sz w:val="28"/>
                <w:szCs w:val="28"/>
                <w:u w:val="single"/>
              </w:rPr>
            </w:pPr>
            <w:r w:rsidDel="00000000" w:rsidR="00000000" w:rsidRPr="00000000">
              <w:rPr>
                <w:rtl w:val="0"/>
              </w:rPr>
            </w:r>
          </w:p>
        </w:tc>
        <w:tc>
          <w:tcPr/>
          <w:p w:rsidR="00000000" w:rsidDel="00000000" w:rsidP="00000000" w:rsidRDefault="00000000" w:rsidRPr="00000000" w14:paraId="000000A0">
            <w:pPr>
              <w:rPr>
                <w:sz w:val="28"/>
                <w:szCs w:val="28"/>
                <w:u w:val="single"/>
              </w:rPr>
            </w:pPr>
            <w:r w:rsidDel="00000000" w:rsidR="00000000" w:rsidRPr="00000000">
              <w:rPr>
                <w:rtl w:val="0"/>
              </w:rPr>
            </w:r>
          </w:p>
        </w:tc>
        <w:tc>
          <w:tcPr/>
          <w:p w:rsidR="00000000" w:rsidDel="00000000" w:rsidP="00000000" w:rsidRDefault="00000000" w:rsidRPr="00000000" w14:paraId="000000A1">
            <w:pPr>
              <w:rPr>
                <w:sz w:val="28"/>
                <w:szCs w:val="28"/>
                <w:u w:val="single"/>
              </w:rPr>
            </w:pPr>
            <w:r w:rsidDel="00000000" w:rsidR="00000000" w:rsidRPr="00000000">
              <w:rPr>
                <w:rtl w:val="0"/>
              </w:rPr>
            </w:r>
          </w:p>
        </w:tc>
        <w:tc>
          <w:tcPr/>
          <w:p w:rsidR="00000000" w:rsidDel="00000000" w:rsidP="00000000" w:rsidRDefault="00000000" w:rsidRPr="00000000" w14:paraId="000000A2">
            <w:pPr>
              <w:rPr>
                <w:sz w:val="28"/>
                <w:szCs w:val="28"/>
                <w:u w:val="single"/>
              </w:rPr>
            </w:pPr>
            <w:r w:rsidDel="00000000" w:rsidR="00000000" w:rsidRPr="00000000">
              <w:rPr>
                <w:rtl w:val="0"/>
              </w:rPr>
            </w:r>
          </w:p>
        </w:tc>
        <w:tc>
          <w:tcPr/>
          <w:p w:rsidR="00000000" w:rsidDel="00000000" w:rsidP="00000000" w:rsidRDefault="00000000" w:rsidRPr="00000000" w14:paraId="000000A3">
            <w:pPr>
              <w:rPr>
                <w:sz w:val="28"/>
                <w:szCs w:val="28"/>
                <w:u w:val="single"/>
              </w:rPr>
            </w:pPr>
            <w:r w:rsidDel="00000000" w:rsidR="00000000" w:rsidRPr="00000000">
              <w:rPr>
                <w:rtl w:val="0"/>
              </w:rPr>
            </w:r>
          </w:p>
        </w:tc>
        <w:tc>
          <w:tcPr/>
          <w:p w:rsidR="00000000" w:rsidDel="00000000" w:rsidP="00000000" w:rsidRDefault="00000000" w:rsidRPr="00000000" w14:paraId="000000A4">
            <w:pPr>
              <w:rPr>
                <w:sz w:val="28"/>
                <w:szCs w:val="28"/>
                <w:u w:val="single"/>
              </w:rPr>
            </w:pPr>
            <w:r w:rsidDel="00000000" w:rsidR="00000000" w:rsidRPr="00000000">
              <w:rPr>
                <w:rtl w:val="0"/>
              </w:rPr>
            </w:r>
          </w:p>
        </w:tc>
        <w:tc>
          <w:tcPr/>
          <w:p w:rsidR="00000000" w:rsidDel="00000000" w:rsidP="00000000" w:rsidRDefault="00000000" w:rsidRPr="00000000" w14:paraId="000000A5">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A6">
            <w:pPr>
              <w:jc w:val="center"/>
              <w:rPr>
                <w:sz w:val="28"/>
                <w:szCs w:val="28"/>
                <w:u w:val="single"/>
              </w:rPr>
            </w:pPr>
            <w:r w:rsidDel="00000000" w:rsidR="00000000" w:rsidRPr="00000000">
              <w:rPr>
                <w:sz w:val="28"/>
                <w:szCs w:val="28"/>
                <w:rtl w:val="0"/>
              </w:rPr>
              <w:t xml:space="preserve">Ondansetron</w:t>
            </w:r>
            <w:r w:rsidDel="00000000" w:rsidR="00000000" w:rsidRPr="00000000">
              <w:rPr>
                <w:rtl w:val="0"/>
              </w:rPr>
            </w:r>
          </w:p>
        </w:tc>
        <w:tc>
          <w:tcPr/>
          <w:p w:rsidR="00000000" w:rsidDel="00000000" w:rsidP="00000000" w:rsidRDefault="00000000" w:rsidRPr="00000000" w14:paraId="000000A7">
            <w:pPr>
              <w:rPr>
                <w:sz w:val="28"/>
                <w:szCs w:val="28"/>
                <w:u w:val="single"/>
              </w:rPr>
            </w:pPr>
            <w:r w:rsidDel="00000000" w:rsidR="00000000" w:rsidRPr="00000000">
              <w:rPr>
                <w:rtl w:val="0"/>
              </w:rPr>
            </w:r>
          </w:p>
        </w:tc>
        <w:tc>
          <w:tcPr/>
          <w:p w:rsidR="00000000" w:rsidDel="00000000" w:rsidP="00000000" w:rsidRDefault="00000000" w:rsidRPr="00000000" w14:paraId="000000A8">
            <w:pPr>
              <w:rPr>
                <w:sz w:val="28"/>
                <w:szCs w:val="28"/>
                <w:u w:val="single"/>
              </w:rPr>
            </w:pPr>
            <w:r w:rsidDel="00000000" w:rsidR="00000000" w:rsidRPr="00000000">
              <w:rPr>
                <w:rtl w:val="0"/>
              </w:rPr>
            </w:r>
          </w:p>
        </w:tc>
        <w:tc>
          <w:tcPr/>
          <w:p w:rsidR="00000000" w:rsidDel="00000000" w:rsidP="00000000" w:rsidRDefault="00000000" w:rsidRPr="00000000" w14:paraId="000000A9">
            <w:pPr>
              <w:rPr>
                <w:sz w:val="28"/>
                <w:szCs w:val="28"/>
                <w:u w:val="single"/>
              </w:rPr>
            </w:pPr>
            <w:r w:rsidDel="00000000" w:rsidR="00000000" w:rsidRPr="00000000">
              <w:rPr>
                <w:rtl w:val="0"/>
              </w:rPr>
            </w:r>
          </w:p>
        </w:tc>
        <w:tc>
          <w:tcPr/>
          <w:p w:rsidR="00000000" w:rsidDel="00000000" w:rsidP="00000000" w:rsidRDefault="00000000" w:rsidRPr="00000000" w14:paraId="000000AA">
            <w:pPr>
              <w:rPr>
                <w:sz w:val="28"/>
                <w:szCs w:val="28"/>
                <w:u w:val="single"/>
              </w:rPr>
            </w:pPr>
            <w:r w:rsidDel="00000000" w:rsidR="00000000" w:rsidRPr="00000000">
              <w:rPr>
                <w:rtl w:val="0"/>
              </w:rPr>
            </w:r>
          </w:p>
        </w:tc>
        <w:tc>
          <w:tcPr/>
          <w:p w:rsidR="00000000" w:rsidDel="00000000" w:rsidP="00000000" w:rsidRDefault="00000000" w:rsidRPr="00000000" w14:paraId="000000AB">
            <w:pPr>
              <w:rPr>
                <w:sz w:val="28"/>
                <w:szCs w:val="28"/>
                <w:u w:val="single"/>
              </w:rPr>
            </w:pPr>
            <w:r w:rsidDel="00000000" w:rsidR="00000000" w:rsidRPr="00000000">
              <w:rPr>
                <w:rtl w:val="0"/>
              </w:rPr>
            </w:r>
          </w:p>
        </w:tc>
        <w:tc>
          <w:tcPr/>
          <w:p w:rsidR="00000000" w:rsidDel="00000000" w:rsidP="00000000" w:rsidRDefault="00000000" w:rsidRPr="00000000" w14:paraId="000000AC">
            <w:pPr>
              <w:rPr>
                <w:sz w:val="28"/>
                <w:szCs w:val="28"/>
                <w:u w:val="single"/>
              </w:rPr>
            </w:pPr>
            <w:r w:rsidDel="00000000" w:rsidR="00000000" w:rsidRPr="00000000">
              <w:rPr>
                <w:rtl w:val="0"/>
              </w:rPr>
            </w:r>
          </w:p>
        </w:tc>
        <w:tc>
          <w:tcPr/>
          <w:p w:rsidR="00000000" w:rsidDel="00000000" w:rsidP="00000000" w:rsidRDefault="00000000" w:rsidRPr="00000000" w14:paraId="000000AD">
            <w:pPr>
              <w:rPr>
                <w:sz w:val="28"/>
                <w:szCs w:val="28"/>
                <w:u w:val="single"/>
              </w:rPr>
            </w:pPr>
            <w:r w:rsidDel="00000000" w:rsidR="00000000" w:rsidRPr="00000000">
              <w:rPr>
                <w:rtl w:val="0"/>
              </w:rPr>
            </w:r>
          </w:p>
        </w:tc>
      </w:tr>
      <w:tr>
        <w:trPr>
          <w:cantSplit w:val="0"/>
          <w:trHeight w:val="1367" w:hRule="atLeast"/>
          <w:tblHeader w:val="0"/>
        </w:trPr>
        <w:tc>
          <w:tcPr/>
          <w:p w:rsidR="00000000" w:rsidDel="00000000" w:rsidP="00000000" w:rsidRDefault="00000000" w:rsidRPr="00000000" w14:paraId="000000AE">
            <w:pPr>
              <w:jc w:val="center"/>
              <w:rPr>
                <w:sz w:val="28"/>
                <w:szCs w:val="28"/>
                <w:u w:val="single"/>
              </w:rPr>
            </w:pPr>
            <w:r w:rsidDel="00000000" w:rsidR="00000000" w:rsidRPr="00000000">
              <w:rPr>
                <w:sz w:val="28"/>
                <w:szCs w:val="28"/>
                <w:rtl w:val="0"/>
              </w:rPr>
              <w:t xml:space="preserve">Albuterol</w:t>
            </w:r>
            <w:r w:rsidDel="00000000" w:rsidR="00000000" w:rsidRPr="00000000">
              <w:rPr>
                <w:rtl w:val="0"/>
              </w:rPr>
            </w:r>
          </w:p>
        </w:tc>
        <w:tc>
          <w:tcPr/>
          <w:p w:rsidR="00000000" w:rsidDel="00000000" w:rsidP="00000000" w:rsidRDefault="00000000" w:rsidRPr="00000000" w14:paraId="000000AF">
            <w:pPr>
              <w:rPr>
                <w:sz w:val="28"/>
                <w:szCs w:val="28"/>
                <w:u w:val="single"/>
              </w:rPr>
            </w:pPr>
            <w:r w:rsidDel="00000000" w:rsidR="00000000" w:rsidRPr="00000000">
              <w:rPr>
                <w:rtl w:val="0"/>
              </w:rPr>
            </w:r>
          </w:p>
        </w:tc>
        <w:tc>
          <w:tcPr/>
          <w:p w:rsidR="00000000" w:rsidDel="00000000" w:rsidP="00000000" w:rsidRDefault="00000000" w:rsidRPr="00000000" w14:paraId="000000B0">
            <w:pPr>
              <w:rPr>
                <w:sz w:val="28"/>
                <w:szCs w:val="28"/>
                <w:u w:val="single"/>
              </w:rPr>
            </w:pPr>
            <w:r w:rsidDel="00000000" w:rsidR="00000000" w:rsidRPr="00000000">
              <w:rPr>
                <w:rtl w:val="0"/>
              </w:rPr>
            </w:r>
          </w:p>
        </w:tc>
        <w:tc>
          <w:tcPr/>
          <w:p w:rsidR="00000000" w:rsidDel="00000000" w:rsidP="00000000" w:rsidRDefault="00000000" w:rsidRPr="00000000" w14:paraId="000000B1">
            <w:pPr>
              <w:rPr>
                <w:sz w:val="28"/>
                <w:szCs w:val="28"/>
                <w:u w:val="single"/>
              </w:rPr>
            </w:pPr>
            <w:r w:rsidDel="00000000" w:rsidR="00000000" w:rsidRPr="00000000">
              <w:rPr>
                <w:rtl w:val="0"/>
              </w:rPr>
            </w:r>
          </w:p>
        </w:tc>
        <w:tc>
          <w:tcPr/>
          <w:p w:rsidR="00000000" w:rsidDel="00000000" w:rsidP="00000000" w:rsidRDefault="00000000" w:rsidRPr="00000000" w14:paraId="000000B2">
            <w:pPr>
              <w:rPr>
                <w:sz w:val="28"/>
                <w:szCs w:val="28"/>
                <w:u w:val="single"/>
              </w:rPr>
            </w:pPr>
            <w:r w:rsidDel="00000000" w:rsidR="00000000" w:rsidRPr="00000000">
              <w:rPr>
                <w:rtl w:val="0"/>
              </w:rPr>
            </w:r>
          </w:p>
        </w:tc>
        <w:tc>
          <w:tcPr/>
          <w:p w:rsidR="00000000" w:rsidDel="00000000" w:rsidP="00000000" w:rsidRDefault="00000000" w:rsidRPr="00000000" w14:paraId="000000B3">
            <w:pPr>
              <w:rPr>
                <w:sz w:val="28"/>
                <w:szCs w:val="28"/>
                <w:u w:val="single"/>
              </w:rPr>
            </w:pPr>
            <w:r w:rsidDel="00000000" w:rsidR="00000000" w:rsidRPr="00000000">
              <w:rPr>
                <w:rtl w:val="0"/>
              </w:rPr>
            </w:r>
          </w:p>
        </w:tc>
        <w:tc>
          <w:tcPr/>
          <w:p w:rsidR="00000000" w:rsidDel="00000000" w:rsidP="00000000" w:rsidRDefault="00000000" w:rsidRPr="00000000" w14:paraId="000000B4">
            <w:pPr>
              <w:rPr>
                <w:sz w:val="28"/>
                <w:szCs w:val="28"/>
                <w:u w:val="single"/>
              </w:rPr>
            </w:pPr>
            <w:r w:rsidDel="00000000" w:rsidR="00000000" w:rsidRPr="00000000">
              <w:rPr>
                <w:rtl w:val="0"/>
              </w:rPr>
            </w:r>
          </w:p>
        </w:tc>
        <w:tc>
          <w:tcPr/>
          <w:p w:rsidR="00000000" w:rsidDel="00000000" w:rsidP="00000000" w:rsidRDefault="00000000" w:rsidRPr="00000000" w14:paraId="000000B5">
            <w:pPr>
              <w:rPr>
                <w:sz w:val="28"/>
                <w:szCs w:val="28"/>
                <w:u w:val="single"/>
              </w:rPr>
            </w:pPr>
            <w:r w:rsidDel="00000000" w:rsidR="00000000" w:rsidRPr="00000000">
              <w:rPr>
                <w:rtl w:val="0"/>
              </w:rPr>
            </w:r>
          </w:p>
        </w:tc>
      </w:tr>
    </w:tbl>
    <w:p w:rsidR="00000000" w:rsidDel="00000000" w:rsidP="00000000" w:rsidRDefault="00000000" w:rsidRPr="00000000" w14:paraId="000000B6">
      <w:pPr>
        <w:rPr>
          <w:sz w:val="28"/>
          <w:szCs w:val="28"/>
          <w:u w:val="single"/>
        </w:rPr>
      </w:pPr>
      <w:r w:rsidDel="00000000" w:rsidR="00000000" w:rsidRPr="00000000">
        <w:rPr>
          <w:rtl w:val="0"/>
        </w:rPr>
      </w:r>
    </w:p>
    <w:p w:rsidR="00000000" w:rsidDel="00000000" w:rsidP="00000000" w:rsidRDefault="00000000" w:rsidRPr="00000000" w14:paraId="000000B7">
      <w:pPr>
        <w:rPr>
          <w:sz w:val="28"/>
          <w:szCs w:val="28"/>
          <w:u w:val="single"/>
        </w:rPr>
      </w:pPr>
      <w:r w:rsidDel="00000000" w:rsidR="00000000" w:rsidRPr="00000000">
        <w:rPr>
          <w:rtl w:val="0"/>
        </w:rPr>
      </w:r>
    </w:p>
    <w:p w:rsidR="00000000" w:rsidDel="00000000" w:rsidP="00000000" w:rsidRDefault="00000000" w:rsidRPr="00000000" w14:paraId="000000B8">
      <w:pPr>
        <w:pStyle w:val="Heading1"/>
        <w:keepNext w:val="1"/>
        <w:keepLines w:val="1"/>
        <w:spacing w:after="80" w:before="360" w:lineRule="auto"/>
        <w:jc w:val="center"/>
        <w:rPr>
          <w:rFonts w:ascii="Arial" w:cs="Arial" w:eastAsia="Arial" w:hAnsi="Arial"/>
          <w:vertAlign w:val="baseline"/>
        </w:rPr>
      </w:pPr>
      <w:bookmarkStart w:colFirst="0" w:colLast="0" w:name="_heading=h.a7ngzz7thy9o" w:id="8"/>
      <w:bookmarkEnd w:id="8"/>
      <w:r w:rsidDel="00000000" w:rsidR="00000000" w:rsidRPr="00000000">
        <w:rPr>
          <w:rFonts w:ascii="Arial" w:cs="Arial" w:eastAsia="Arial" w:hAnsi="Arial"/>
          <w:vertAlign w:val="baseline"/>
          <w:rtl w:val="0"/>
        </w:rPr>
        <w:t xml:space="preserve">Physical Therapy Home Exercise</w:t>
      </w:r>
    </w:p>
    <w:p w:rsidR="00000000" w:rsidDel="00000000" w:rsidP="00000000" w:rsidRDefault="00000000" w:rsidRPr="00000000" w14:paraId="000000B9">
      <w:pPr>
        <w:rPr/>
      </w:pPr>
      <w:r w:rsidDel="00000000" w:rsidR="00000000" w:rsidRPr="00000000">
        <w:rPr>
          <w:rtl w:val="0"/>
        </w:rPr>
        <w:t xml:space="preserve">1x/day at a minimum 3x/week:</w:t>
      </w:r>
    </w:p>
    <w:p w:rsidR="00000000" w:rsidDel="00000000" w:rsidP="00000000" w:rsidRDefault="00000000" w:rsidRPr="00000000" w14:paraId="000000BA">
      <w:pPr>
        <w:rPr/>
      </w:pPr>
      <w:r w:rsidDel="00000000" w:rsidR="00000000" w:rsidRPr="00000000">
        <w:rPr>
          <w:b w:val="1"/>
          <w:u w:val="single"/>
          <w:rtl w:val="0"/>
        </w:rPr>
        <w:t xml:space="preserve">Sidekick</w:t>
      </w:r>
      <w:r w:rsidDel="00000000" w:rsidR="00000000" w:rsidRPr="00000000">
        <w:rPr>
          <w:rtl w:val="0"/>
        </w:rPr>
        <w:t xml:space="preserve">:  Lying on your side trunk in a straight line, pelvis in neutral, legs 45degrees to the front.  Lift the top leg to the height of your pelvis. While keeping your pelvis and spine stable (using as much deep abdominals as is necessary, but as little as possible) swing your top leg forward as far as you can go and then do the same to the back.  When going to the back, think of relaxing/lengthening the front  of the top leg and let your gluteal muscles contract to help you do this.  Your goal is to avoid back arching.  Repeat 6-8x, then do circles (not going higher than your shoulder) clockwise x 6-8 and then counterclockwise 6-8x.  </w:t>
      </w:r>
    </w:p>
    <w:p w:rsidR="00000000" w:rsidDel="00000000" w:rsidP="00000000" w:rsidRDefault="00000000" w:rsidRPr="00000000" w14:paraId="000000BB">
      <w:pPr>
        <w:rPr/>
      </w:pPr>
      <w:r w:rsidDel="00000000" w:rsidR="00000000" w:rsidRPr="00000000">
        <w:rPr>
          <w:b w:val="1"/>
          <w:u w:val="single"/>
          <w:rtl w:val="0"/>
        </w:rPr>
        <w:t xml:space="preserve">Bent Knee opening</w:t>
      </w:r>
      <w:r w:rsidDel="00000000" w:rsidR="00000000" w:rsidRPr="00000000">
        <w:rPr>
          <w:rtl w:val="0"/>
        </w:rPr>
        <w:t xml:space="preserve">: Lying on your back, knees bent, back in a neutral position.  Keeping your pelvis still, open one knee as far as you can, while not interrupting your pelvis stability, then return to the start position, transitioning with a still pelvis, to the other side.  Lightly engage abdominal region to help with stability.  Repeat: _20___times (suggested breath: exhale as you open the knee, inhale, exhale to bring the knee back up) </w:t>
      </w:r>
      <w:r w:rsidDel="00000000" w:rsidR="00000000" w:rsidRPr="00000000">
        <w:rPr>
          <w:highlight w:val="yellow"/>
          <w:rtl w:val="0"/>
        </w:rPr>
        <w:t xml:space="preserve">SLOW and less motion, pelvis STILL</w:t>
      </w:r>
      <w:r w:rsidDel="00000000" w:rsidR="00000000" w:rsidRPr="00000000">
        <w:rPr>
          <w:rtl w:val="0"/>
        </w:rPr>
      </w:r>
    </w:p>
    <w:p w:rsidR="00000000" w:rsidDel="00000000" w:rsidP="00000000" w:rsidRDefault="00000000" w:rsidRPr="00000000" w14:paraId="000000BC">
      <w:pPr>
        <w:rPr/>
      </w:pPr>
      <w:r w:rsidDel="00000000" w:rsidR="00000000" w:rsidRPr="00000000">
        <w:rPr>
          <w:b w:val="1"/>
          <w:u w:val="single"/>
          <w:rtl w:val="0"/>
        </w:rPr>
        <w:t xml:space="preserve">Bridge:</w:t>
      </w:r>
      <w:r w:rsidDel="00000000" w:rsidR="00000000" w:rsidRPr="00000000">
        <w:rPr>
          <w:rtl w:val="0"/>
        </w:rPr>
        <w:t xml:space="preserve"> squeeze glutes, lift hips to comfortable range, hold 5s, Repeat 10x</w:t>
      </w:r>
    </w:p>
    <w:p w:rsidR="00000000" w:rsidDel="00000000" w:rsidP="00000000" w:rsidRDefault="00000000" w:rsidRPr="00000000" w14:paraId="000000BD">
      <w:pPr>
        <w:rPr/>
      </w:pPr>
      <w:bookmarkStart w:colFirst="0" w:colLast="0" w:name="_heading=h.5kl4lirsv2ca" w:id="9"/>
      <w:bookmarkEnd w:id="9"/>
      <w:r w:rsidDel="00000000" w:rsidR="00000000" w:rsidRPr="00000000">
        <w:rPr>
          <w:b w:val="1"/>
          <w:u w:val="single"/>
          <w:rtl w:val="0"/>
        </w:rPr>
        <w:t xml:space="preserve">Heel slides</w:t>
      </w:r>
      <w:r w:rsidDel="00000000" w:rsidR="00000000" w:rsidRPr="00000000">
        <w:rPr>
          <w:rtl w:val="0"/>
        </w:rPr>
        <w:t xml:space="preserve">: Lying on your back, knees bent, back in a neutral position.  Keeping your pelvis still, slide one leg straight, then return to the starting position, transitioning with a still pelvis, to the other side.  Lightly engage abdominal region to help with stability. Repeat: _20___times (suggested breath: exhale as you extend the leg, inhale as you return)</w:t>
      </w:r>
    </w:p>
    <w:p w:rsidR="00000000" w:rsidDel="00000000" w:rsidP="00000000" w:rsidRDefault="00000000" w:rsidRPr="00000000" w14:paraId="000000BE">
      <w:pPr>
        <w:rPr/>
      </w:pPr>
      <w:r w:rsidDel="00000000" w:rsidR="00000000" w:rsidRPr="00000000">
        <w:rPr>
          <w:b w:val="1"/>
          <w:u w:val="single"/>
          <w:rtl w:val="0"/>
        </w:rPr>
        <w:t xml:space="preserve">Arm arcs</w:t>
      </w:r>
      <w:r w:rsidDel="00000000" w:rsidR="00000000" w:rsidRPr="00000000">
        <w:rPr>
          <w:rtl w:val="0"/>
        </w:rPr>
        <w:t xml:space="preserve">: Lying on your back, knees bent, back in a neutral position, arms at your sides.  Raise both arms to the ceiling and then overhead, while keeping the pelvis steady and ribs in contact with the floor.  Then return back to the starting position.  Repeat: __20_____times (suggested breath: exhale as your arms go to their maximum point by your head, inhale to return) </w:t>
      </w:r>
    </w:p>
    <w:p w:rsidR="00000000" w:rsidDel="00000000" w:rsidP="00000000" w:rsidRDefault="00000000" w:rsidRPr="00000000" w14:paraId="000000BF">
      <w:pPr>
        <w:rPr/>
      </w:pPr>
      <w:r w:rsidDel="00000000" w:rsidR="00000000" w:rsidRPr="00000000">
        <w:rPr>
          <w:b w:val="1"/>
          <w:u w:val="single"/>
          <w:rtl w:val="0"/>
        </w:rPr>
        <w:t xml:space="preserve">Single heel raise:</w:t>
      </w:r>
      <w:r w:rsidDel="00000000" w:rsidR="00000000" w:rsidRPr="00000000">
        <w:rPr>
          <w:rtl w:val="0"/>
        </w:rPr>
        <w:t xml:space="preserve"> to fatigue—only light touch, working to not holding on</w:t>
      </w:r>
    </w:p>
    <w:p w:rsidR="00000000" w:rsidDel="00000000" w:rsidP="00000000" w:rsidRDefault="00000000" w:rsidRPr="00000000" w14:paraId="000000C0">
      <w:pPr>
        <w:rPr/>
      </w:pPr>
      <w:r w:rsidDel="00000000" w:rsidR="00000000" w:rsidRPr="00000000">
        <w:rPr>
          <w:b w:val="1"/>
          <w:u w:val="single"/>
          <w:rtl w:val="0"/>
        </w:rPr>
        <w:t xml:space="preserve">Balance:</w:t>
      </w:r>
      <w:r w:rsidDel="00000000" w:rsidR="00000000" w:rsidRPr="00000000">
        <w:rPr>
          <w:rtl w:val="0"/>
        </w:rPr>
        <w:t xml:space="preserve"> you choose, daily; safety first/hands hovering over bar/rail</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Single leg balance, eyes open or closed</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Sway forward/backward</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Tandem (heel to toe)</w:t>
      </w:r>
    </w:p>
    <w:p w:rsidR="00000000" w:rsidDel="00000000" w:rsidP="00000000" w:rsidRDefault="00000000" w:rsidRPr="00000000" w14:paraId="000000C4">
      <w:pPr>
        <w:rPr/>
      </w:pPr>
      <w:r w:rsidDel="00000000" w:rsidR="00000000" w:rsidRPr="00000000">
        <w:rPr>
          <w:b w:val="1"/>
          <w:u w:val="single"/>
          <w:rtl w:val="0"/>
        </w:rPr>
        <w:t xml:space="preserve">Mini-Squats:</w:t>
      </w:r>
      <w:r w:rsidDel="00000000" w:rsidR="00000000" w:rsidRPr="00000000">
        <w:rPr>
          <w:rtl w:val="0"/>
        </w:rPr>
        <w:t xml:space="preserve"> 3 x 10 reps</w:t>
      </w:r>
    </w:p>
    <w:p w:rsidR="00000000" w:rsidDel="00000000" w:rsidP="00000000" w:rsidRDefault="00000000" w:rsidRPr="00000000" w14:paraId="000000C5">
      <w:pPr>
        <w:rPr/>
      </w:pPr>
      <w:r w:rsidDel="00000000" w:rsidR="00000000" w:rsidRPr="00000000">
        <w:rPr>
          <w:b w:val="1"/>
          <w:u w:val="single"/>
          <w:rtl w:val="0"/>
        </w:rPr>
        <w:t xml:space="preserve">Cervical Retraction/“Chicken head”:</w:t>
      </w:r>
      <w:r w:rsidDel="00000000" w:rsidR="00000000" w:rsidRPr="00000000">
        <w:rPr>
          <w:rtl w:val="0"/>
        </w:rPr>
        <w:t xml:space="preserve"> Facing the wall feet about 10” away from wall, put your forearms and hands on the wall, making a little ‘docking station’ for your forehead, with your hands.  Place your forehead against your hands, having good posture all the way to your feet.  Think about moving from your low neck and lift your forehead barely off your hands, then return in the same controlled manner.10-12x</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i w:val="1"/>
          <w:u w:val="single"/>
          <w:rtl w:val="0"/>
        </w:rPr>
        <w:t xml:space="preserve">Modified Thomas Stretch:</w:t>
      </w:r>
      <w:r w:rsidDel="00000000" w:rsidR="00000000" w:rsidRPr="00000000">
        <w:rPr>
          <w:rtl w:val="0"/>
        </w:rPr>
        <w:t xml:space="preserve"> laying on table or couch, diagonally with leg off table. Keep tummy in so your back doesn’t arch. Hold stretch 20-30 seconds and repeat 3x per side. </w:t>
      </w:r>
    </w:p>
    <w:p w:rsidR="00000000" w:rsidDel="00000000" w:rsidP="00000000" w:rsidRDefault="00000000" w:rsidRPr="00000000" w14:paraId="000000C9">
      <w:pPr>
        <w:rPr/>
      </w:pPr>
      <w:r w:rsidDel="00000000" w:rsidR="00000000" w:rsidRPr="00000000">
        <w:rPr/>
        <w:drawing>
          <wp:inline distB="0" distT="0" distL="0" distR="0">
            <wp:extent cx="1206500" cy="1073150"/>
            <wp:effectExtent b="0" l="0" r="0" t="0"/>
            <wp:docPr descr="6 stretches for tight hips | Shine365" id="41471947" name="image1.png"/>
            <a:graphic>
              <a:graphicData uri="http://schemas.openxmlformats.org/drawingml/2006/picture">
                <pic:pic>
                  <pic:nvPicPr>
                    <pic:cNvPr descr="6 stretches for tight hips | Shine365" id="0" name="image1.png"/>
                    <pic:cNvPicPr preferRelativeResize="0"/>
                  </pic:nvPicPr>
                  <pic:blipFill>
                    <a:blip r:embed="rId10"/>
                    <a:srcRect b="0" l="0" r="0" t="0"/>
                    <a:stretch>
                      <a:fillRect/>
                    </a:stretch>
                  </pic:blipFill>
                  <pic:spPr>
                    <a:xfrm>
                      <a:off x="0" y="0"/>
                      <a:ext cx="1206500" cy="10731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bookmarkStart w:colFirst="0" w:colLast="0" w:name="_heading=h.218q69yz17f7" w:id="10"/>
      <w:bookmarkEnd w:id="10"/>
      <w:r w:rsidDel="00000000" w:rsidR="00000000" w:rsidRPr="00000000">
        <w:rPr>
          <w:rtl w:val="0"/>
        </w:rPr>
        <w:t xml:space="preserve">Tasks</w:t>
      </w:r>
    </w:p>
    <w:p w:rsidR="00000000" w:rsidDel="00000000" w:rsidP="00000000" w:rsidRDefault="00000000" w:rsidRPr="00000000" w14:paraId="000000CC">
      <w:pPr>
        <w:pStyle w:val="Heading2"/>
        <w:rPr/>
      </w:pPr>
      <w:bookmarkStart w:colFirst="0" w:colLast="0" w:name="_heading=h.un16n0ecubzv" w:id="11"/>
      <w:bookmarkEnd w:id="11"/>
      <w:r w:rsidDel="00000000" w:rsidR="00000000" w:rsidRPr="00000000">
        <w:rPr>
          <w:rtl w:val="0"/>
        </w:rPr>
        <w:t xml:space="preserve">Everyday</w:t>
      </w:r>
    </w:p>
    <w:p w:rsidR="00000000" w:rsidDel="00000000" w:rsidP="00000000" w:rsidRDefault="00000000" w:rsidRPr="00000000" w14:paraId="000000CD">
      <w:pPr>
        <w:pStyle w:val="Subtitle"/>
        <w:rPr>
          <w:sz w:val="16"/>
          <w:szCs w:val="16"/>
        </w:rPr>
      </w:pPr>
      <w:bookmarkStart w:colFirst="0" w:colLast="0" w:name="_heading=h.q2ikplnmond" w:id="12"/>
      <w:bookmarkEnd w:id="12"/>
      <w:r w:rsidDel="00000000" w:rsidR="00000000" w:rsidRPr="00000000">
        <w:rPr>
          <w:sz w:val="16"/>
          <w:szCs w:val="16"/>
          <w:rtl w:val="0"/>
        </w:rPr>
        <w:t xml:space="preserve">Not a super big deal if all the cleaning doesn't get done. Just do your best. Write down what still needs to be done before you leave.</w:t>
      </w:r>
    </w:p>
    <w:p w:rsidR="00000000" w:rsidDel="00000000" w:rsidP="00000000" w:rsidRDefault="00000000" w:rsidRPr="00000000" w14:paraId="000000CE">
      <w:pPr>
        <w:rPr/>
      </w:pPr>
      <w:r w:rsidDel="00000000" w:rsidR="00000000" w:rsidRPr="00000000">
        <w:rPr>
          <w:rtl w:val="0"/>
        </w:rPr>
        <w:t xml:space="preserve">All ways start with checking if Kol has taken meds, eaten, and had water first. Keep her door open if in her bedroom. If she is comfortable, keep the bathroom door open (it changes every day)</w:t>
      </w:r>
    </w:p>
    <w:p w:rsidR="00000000" w:rsidDel="00000000" w:rsidP="00000000" w:rsidRDefault="00000000" w:rsidRPr="00000000" w14:paraId="000000CF">
      <w:pPr>
        <w:rPr/>
      </w:pPr>
      <w:r w:rsidDel="00000000" w:rsidR="00000000" w:rsidRPr="00000000">
        <w:rPr>
          <w:rtl w:val="0"/>
        </w:rPr>
        <w:t xml:space="preserve">Remind Kol to take meds. Might need multiple reminders. Watch her take them in case of choking. She has meds she has to take before you leave, too.</w:t>
      </w:r>
    </w:p>
    <w:p w:rsidR="00000000" w:rsidDel="00000000" w:rsidP="00000000" w:rsidRDefault="00000000" w:rsidRPr="00000000" w14:paraId="000000D0">
      <w:pPr>
        <w:rPr/>
      </w:pPr>
      <w:r w:rsidDel="00000000" w:rsidR="00000000" w:rsidRPr="00000000">
        <w:rPr>
          <w:rtl w:val="0"/>
        </w:rPr>
        <w:t xml:space="preserve">If she hasn't eaten, start the day with a breakfast smoothie (unless she is sick of it, just best to ask) </w:t>
      </w:r>
    </w:p>
    <w:p w:rsidR="00000000" w:rsidDel="00000000" w:rsidP="00000000" w:rsidRDefault="00000000" w:rsidRPr="00000000" w14:paraId="000000D1">
      <w:pPr>
        <w:rPr/>
      </w:pPr>
      <w:r w:rsidDel="00000000" w:rsidR="00000000" w:rsidRPr="00000000">
        <w:rPr>
          <w:rtl w:val="0"/>
        </w:rPr>
        <w:t xml:space="preserve">Wash and refill a larger water bottle </w:t>
      </w:r>
    </w:p>
    <w:p w:rsidR="00000000" w:rsidDel="00000000" w:rsidP="00000000" w:rsidRDefault="00000000" w:rsidRPr="00000000" w14:paraId="000000D2">
      <w:pPr>
        <w:rPr/>
      </w:pPr>
      <w:r w:rsidDel="00000000" w:rsidR="00000000" w:rsidRPr="00000000">
        <w:rPr>
          <w:rtl w:val="0"/>
        </w:rPr>
        <w:t xml:space="preserve">Refill brita filter</w:t>
      </w:r>
    </w:p>
    <w:p w:rsidR="00000000" w:rsidDel="00000000" w:rsidP="00000000" w:rsidRDefault="00000000" w:rsidRPr="00000000" w14:paraId="000000D3">
      <w:pPr>
        <w:rPr/>
      </w:pPr>
      <w:r w:rsidDel="00000000" w:rsidR="00000000" w:rsidRPr="00000000">
        <w:rPr>
          <w:rtl w:val="0"/>
        </w:rPr>
        <w:t xml:space="preserve">Wash and put the dishes ( Kol can only help put up the dishes)</w:t>
      </w:r>
    </w:p>
    <w:p w:rsidR="00000000" w:rsidDel="00000000" w:rsidP="00000000" w:rsidRDefault="00000000" w:rsidRPr="00000000" w14:paraId="000000D4">
      <w:pPr>
        <w:rPr/>
      </w:pPr>
      <w:r w:rsidDel="00000000" w:rsidR="00000000" w:rsidRPr="00000000">
        <w:rPr>
          <w:rtl w:val="0"/>
        </w:rPr>
        <w:t xml:space="preserve"> Cook a small meal and watch Kol eat (they don't like eating alone. It's easier to look at what is available than give them 3 choices max). Kol must have at least 4,000 mg of salt per day. She doesn't eat a lot and eats very slowly</w:t>
      </w:r>
    </w:p>
    <w:p w:rsidR="00000000" w:rsidDel="00000000" w:rsidP="00000000" w:rsidRDefault="00000000" w:rsidRPr="00000000" w14:paraId="000000D5">
      <w:pPr>
        <w:rPr/>
      </w:pPr>
      <w:r w:rsidDel="00000000" w:rsidR="00000000" w:rsidRPr="00000000">
        <w:rPr>
          <w:rtl w:val="0"/>
        </w:rPr>
        <w:t xml:space="preserve">Check if Kol is up to </w:t>
      </w:r>
      <w:r w:rsidDel="00000000" w:rsidR="00000000" w:rsidRPr="00000000">
        <w:rPr>
          <w:color w:val="980000"/>
          <w:rtl w:val="0"/>
        </w:rPr>
        <w:t xml:space="preserve">showering</w:t>
      </w:r>
      <w:r w:rsidDel="00000000" w:rsidR="00000000" w:rsidRPr="00000000">
        <w:rPr>
          <w:rtl w:val="0"/>
        </w:rPr>
        <w:t xml:space="preserve">. Yes, stay close to the bathroom. </w:t>
      </w:r>
    </w:p>
    <w:p w:rsidR="00000000" w:rsidDel="00000000" w:rsidP="00000000" w:rsidRDefault="00000000" w:rsidRPr="00000000" w14:paraId="000000D6">
      <w:pPr>
        <w:rPr/>
      </w:pPr>
      <w:r w:rsidDel="00000000" w:rsidR="00000000" w:rsidRPr="00000000">
        <w:rPr>
          <w:rtl w:val="0"/>
        </w:rPr>
        <w:t xml:space="preserve">Stay close to the bathroom. In case you need to help her get up. </w:t>
      </w:r>
    </w:p>
    <w:p w:rsidR="00000000" w:rsidDel="00000000" w:rsidP="00000000" w:rsidRDefault="00000000" w:rsidRPr="00000000" w14:paraId="000000D7">
      <w:pPr>
        <w:rPr/>
      </w:pPr>
      <w:r w:rsidDel="00000000" w:rsidR="00000000" w:rsidRPr="00000000">
        <w:rPr>
          <w:rtl w:val="0"/>
        </w:rPr>
        <w:t xml:space="preserve">Empty roomba 2 times  (1st 9:30 to 10:00 am &amp; 2nd end of day) vacuum</w:t>
      </w:r>
    </w:p>
    <w:p w:rsidR="00000000" w:rsidDel="00000000" w:rsidP="00000000" w:rsidRDefault="00000000" w:rsidRPr="00000000" w14:paraId="000000D8">
      <w:pPr>
        <w:rPr/>
      </w:pPr>
      <w:r w:rsidDel="00000000" w:rsidR="00000000" w:rsidRPr="00000000">
        <w:rPr>
          <w:rtl w:val="0"/>
        </w:rPr>
        <w:t xml:space="preserve">Steam mop</w:t>
      </w:r>
    </w:p>
    <w:p w:rsidR="00000000" w:rsidDel="00000000" w:rsidP="00000000" w:rsidRDefault="00000000" w:rsidRPr="00000000" w14:paraId="000000D9">
      <w:pPr>
        <w:rPr/>
      </w:pPr>
      <w:r w:rsidDel="00000000" w:rsidR="00000000" w:rsidRPr="00000000">
        <w:rPr>
          <w:rtl w:val="0"/>
        </w:rPr>
        <w:t xml:space="preserve">Remind Kol to drink water every hour. They have to have 2 to 3 liters of water</w:t>
      </w:r>
    </w:p>
    <w:p w:rsidR="00000000" w:rsidDel="00000000" w:rsidP="00000000" w:rsidRDefault="00000000" w:rsidRPr="00000000" w14:paraId="000000DA">
      <w:pPr>
        <w:rPr/>
      </w:pPr>
      <w:r w:rsidDel="00000000" w:rsidR="00000000" w:rsidRPr="00000000">
        <w:rPr>
          <w:rtl w:val="0"/>
        </w:rPr>
        <w:t xml:space="preserve">Remind and watch Kol do physical therapy home exercises</w:t>
      </w:r>
    </w:p>
    <w:p w:rsidR="00000000" w:rsidDel="00000000" w:rsidP="00000000" w:rsidRDefault="00000000" w:rsidRPr="00000000" w14:paraId="000000DB">
      <w:pPr>
        <w:rPr>
          <w:u w:val="single"/>
        </w:rPr>
      </w:pPr>
      <w:r w:rsidDel="00000000" w:rsidR="00000000" w:rsidRPr="00000000">
        <w:rPr>
          <w:rtl w:val="0"/>
        </w:rPr>
        <w:t xml:space="preserve">Check blood pressure, O2, and heart rate every hour, write it down in the binder. If your blood pressure is above 130/80, call Saint Luke’s Cardiologist, Dr. Lee's nurse line at (816) 751-8843.</w:t>
        <w:tab/>
      </w:r>
      <w:r w:rsidDel="00000000" w:rsidR="00000000" w:rsidRPr="00000000">
        <w:rPr>
          <w:rtl w:val="0"/>
        </w:rPr>
      </w:r>
    </w:p>
    <w:p w:rsidR="00000000" w:rsidDel="00000000" w:rsidP="00000000" w:rsidRDefault="00000000" w:rsidRPr="00000000" w14:paraId="000000DC">
      <w:pPr>
        <w:pStyle w:val="Heading2"/>
        <w:rPr/>
      </w:pPr>
      <w:bookmarkStart w:colFirst="0" w:colLast="0" w:name="_heading=h.ousr8m2hs9lt" w:id="13"/>
      <w:bookmarkEnd w:id="13"/>
      <w:r w:rsidDel="00000000" w:rsidR="00000000" w:rsidRPr="00000000">
        <w:rPr>
          <w:rtl w:val="0"/>
        </w:rPr>
        <w:t xml:space="preserve">Monday</w:t>
      </w:r>
    </w:p>
    <w:p w:rsidR="00000000" w:rsidDel="00000000" w:rsidP="00000000" w:rsidRDefault="00000000" w:rsidRPr="00000000" w14:paraId="000000DD">
      <w:pPr>
        <w:spacing w:line="240" w:lineRule="auto"/>
        <w:rPr/>
      </w:pPr>
      <w:r w:rsidDel="00000000" w:rsidR="00000000" w:rsidRPr="00000000">
        <w:rPr>
          <w:rtl w:val="0"/>
        </w:rPr>
        <w:t xml:space="preserve">Organize Meds</w:t>
      </w:r>
    </w:p>
    <w:p w:rsidR="00000000" w:rsidDel="00000000" w:rsidP="00000000" w:rsidRDefault="00000000" w:rsidRPr="00000000" w14:paraId="000000DE">
      <w:pPr>
        <w:spacing w:line="240" w:lineRule="auto"/>
        <w:rPr/>
      </w:pPr>
      <w:r w:rsidDel="00000000" w:rsidR="00000000" w:rsidRPr="00000000">
        <w:rPr>
          <w:rtl w:val="0"/>
        </w:rPr>
        <w:t xml:space="preserve">Medication usage (document on chart)</w:t>
      </w:r>
    </w:p>
    <w:p w:rsidR="00000000" w:rsidDel="00000000" w:rsidP="00000000" w:rsidRDefault="00000000" w:rsidRPr="00000000" w14:paraId="000000DF">
      <w:pPr>
        <w:numPr>
          <w:ilvl w:val="0"/>
          <w:numId w:val="11"/>
        </w:numPr>
        <w:spacing w:after="0" w:afterAutospacing="0"/>
        <w:ind w:left="720" w:hanging="360"/>
        <w:rPr/>
      </w:pPr>
      <w:r w:rsidDel="00000000" w:rsidR="00000000" w:rsidRPr="00000000">
        <w:rPr>
          <w:rtl w:val="0"/>
        </w:rPr>
        <w:t xml:space="preserve">Pantoprazole has to be taken daily 30 minutes before eating</w:t>
      </w:r>
    </w:p>
    <w:p w:rsidR="00000000" w:rsidDel="00000000" w:rsidP="00000000" w:rsidRDefault="00000000" w:rsidRPr="00000000" w14:paraId="000000E0">
      <w:pPr>
        <w:numPr>
          <w:ilvl w:val="0"/>
          <w:numId w:val="11"/>
        </w:numPr>
        <w:spacing w:before="0" w:beforeAutospacing="0"/>
        <w:ind w:left="720" w:hanging="360"/>
        <w:rPr/>
      </w:pPr>
      <w:r w:rsidDel="00000000" w:rsidR="00000000" w:rsidRPr="00000000">
        <w:rPr>
          <w:rtl w:val="0"/>
        </w:rPr>
        <w:t xml:space="preserve">Methotrexate 5 pills at one time once a week on Mondays</w:t>
      </w:r>
    </w:p>
    <w:p w:rsidR="00000000" w:rsidDel="00000000" w:rsidP="00000000" w:rsidRDefault="00000000" w:rsidRPr="00000000" w14:paraId="000000E1">
      <w:pPr>
        <w:rPr/>
      </w:pPr>
      <w:r w:rsidDel="00000000" w:rsidR="00000000" w:rsidRPr="00000000">
        <w:rPr>
          <w:rtl w:val="0"/>
        </w:rPr>
        <w:t xml:space="preserve">Address Appointment Schedule (have Kol do it if they can)</w:t>
      </w:r>
    </w:p>
    <w:p w:rsidR="00000000" w:rsidDel="00000000" w:rsidP="00000000" w:rsidRDefault="00000000" w:rsidRPr="00000000" w14:paraId="000000E2">
      <w:pPr>
        <w:numPr>
          <w:ilvl w:val="0"/>
          <w:numId w:val="12"/>
        </w:numPr>
        <w:spacing w:after="0" w:afterAutospacing="0"/>
        <w:ind w:left="720" w:hanging="360"/>
        <w:rPr/>
      </w:pPr>
      <w:r w:rsidDel="00000000" w:rsidR="00000000" w:rsidRPr="00000000">
        <w:rPr>
          <w:rtl w:val="0"/>
        </w:rPr>
        <w:t xml:space="preserve">Check MyChart</w:t>
      </w:r>
    </w:p>
    <w:p w:rsidR="00000000" w:rsidDel="00000000" w:rsidP="00000000" w:rsidRDefault="00000000" w:rsidRPr="00000000" w14:paraId="000000E3">
      <w:pPr>
        <w:numPr>
          <w:ilvl w:val="0"/>
          <w:numId w:val="12"/>
        </w:numPr>
        <w:spacing w:before="0" w:beforeAutospacing="0"/>
        <w:ind w:left="720" w:hanging="360"/>
        <w:rPr/>
      </w:pPr>
      <w:r w:rsidDel="00000000" w:rsidR="00000000" w:rsidRPr="00000000">
        <w:rPr>
          <w:rtl w:val="0"/>
        </w:rPr>
        <w:t xml:space="preserve">Call to schedule, reschedule, or cancel appointments, as necessary</w:t>
      </w:r>
    </w:p>
    <w:p w:rsidR="00000000" w:rsidDel="00000000" w:rsidP="00000000" w:rsidRDefault="00000000" w:rsidRPr="00000000" w14:paraId="000000E4">
      <w:pPr>
        <w:rPr/>
      </w:pPr>
      <w:r w:rsidDel="00000000" w:rsidR="00000000" w:rsidRPr="00000000">
        <w:rPr>
          <w:rtl w:val="0"/>
        </w:rPr>
        <w:t xml:space="preserve">Clean Bathroom</w:t>
      </w:r>
    </w:p>
    <w:p w:rsidR="00000000" w:rsidDel="00000000" w:rsidP="00000000" w:rsidRDefault="00000000" w:rsidRPr="00000000" w14:paraId="000000E5">
      <w:pPr>
        <w:pStyle w:val="Heading2"/>
        <w:ind w:hanging="90"/>
        <w:rPr/>
      </w:pPr>
      <w:bookmarkStart w:colFirst="0" w:colLast="0" w:name="_heading=h.bqhecrs7eg6x" w:id="14"/>
      <w:bookmarkEnd w:id="14"/>
      <w:r w:rsidDel="00000000" w:rsidR="00000000" w:rsidRPr="00000000">
        <w:rPr>
          <w:rtl w:val="0"/>
        </w:rPr>
        <w:t xml:space="preserve">Tuesday</w:t>
      </w:r>
    </w:p>
    <w:p w:rsidR="00000000" w:rsidDel="00000000" w:rsidP="00000000" w:rsidRDefault="00000000" w:rsidRPr="00000000" w14:paraId="000000E6">
      <w:pPr>
        <w:rPr/>
      </w:pPr>
      <w:r w:rsidDel="00000000" w:rsidR="00000000" w:rsidRPr="00000000">
        <w:rPr>
          <w:rtl w:val="0"/>
        </w:rPr>
        <w:t xml:space="preserve">Wash clothes and Dry clothes</w:t>
      </w:r>
    </w:p>
    <w:p w:rsidR="00000000" w:rsidDel="00000000" w:rsidP="00000000" w:rsidRDefault="00000000" w:rsidRPr="00000000" w14:paraId="000000E7">
      <w:pPr>
        <w:rPr/>
      </w:pPr>
      <w:r w:rsidDel="00000000" w:rsidR="00000000" w:rsidRPr="00000000">
        <w:rPr>
          <w:rtl w:val="0"/>
        </w:rPr>
        <w:t xml:space="preserve">Dust</w:t>
      </w:r>
    </w:p>
    <w:p w:rsidR="00000000" w:rsidDel="00000000" w:rsidP="00000000" w:rsidRDefault="00000000" w:rsidRPr="00000000" w14:paraId="000000E8">
      <w:pPr>
        <w:pStyle w:val="Heading2"/>
        <w:rPr/>
      </w:pPr>
      <w:bookmarkStart w:colFirst="0" w:colLast="0" w:name="_heading=h.lueipindk1yh" w:id="15"/>
      <w:bookmarkEnd w:id="15"/>
      <w:r w:rsidDel="00000000" w:rsidR="00000000" w:rsidRPr="00000000">
        <w:rPr>
          <w:rtl w:val="0"/>
        </w:rPr>
        <w:t xml:space="preserve">Wednesday</w:t>
      </w:r>
    </w:p>
    <w:p w:rsidR="00000000" w:rsidDel="00000000" w:rsidP="00000000" w:rsidRDefault="00000000" w:rsidRPr="00000000" w14:paraId="000000E9">
      <w:pPr>
        <w:rPr/>
      </w:pPr>
      <w:r w:rsidDel="00000000" w:rsidR="00000000" w:rsidRPr="00000000">
        <w:rPr>
          <w:rtl w:val="0"/>
        </w:rPr>
        <w:t xml:space="preserve">Put up clothes</w:t>
      </w:r>
    </w:p>
    <w:p w:rsidR="00000000" w:rsidDel="00000000" w:rsidP="00000000" w:rsidRDefault="00000000" w:rsidRPr="00000000" w14:paraId="000000EA">
      <w:pPr>
        <w:pStyle w:val="Heading2"/>
        <w:rPr/>
      </w:pPr>
      <w:bookmarkStart w:colFirst="0" w:colLast="0" w:name="_heading=h.7guzkxnddj9h" w:id="16"/>
      <w:bookmarkEnd w:id="16"/>
      <w:r w:rsidDel="00000000" w:rsidR="00000000" w:rsidRPr="00000000">
        <w:rPr>
          <w:rtl w:val="0"/>
        </w:rPr>
        <w:t xml:space="preserve">Thursday</w:t>
      </w:r>
    </w:p>
    <w:p w:rsidR="00000000" w:rsidDel="00000000" w:rsidP="00000000" w:rsidRDefault="00000000" w:rsidRPr="00000000" w14:paraId="000000EB">
      <w:pPr>
        <w:rPr/>
      </w:pPr>
      <w:r w:rsidDel="00000000" w:rsidR="00000000" w:rsidRPr="00000000">
        <w:rPr>
          <w:rtl w:val="0"/>
        </w:rPr>
        <w:t xml:space="preserve">Clean Bathroom</w:t>
      </w:r>
    </w:p>
    <w:p w:rsidR="00000000" w:rsidDel="00000000" w:rsidP="00000000" w:rsidRDefault="00000000" w:rsidRPr="00000000" w14:paraId="000000EC">
      <w:pPr>
        <w:rPr/>
      </w:pPr>
      <w:r w:rsidDel="00000000" w:rsidR="00000000" w:rsidRPr="00000000">
        <w:rPr>
          <w:rtl w:val="0"/>
        </w:rPr>
        <w:t xml:space="preserve">Make a grocery list/ what is missing list </w:t>
      </w:r>
    </w:p>
    <w:p w:rsidR="00000000" w:rsidDel="00000000" w:rsidP="00000000" w:rsidRDefault="00000000" w:rsidRPr="00000000" w14:paraId="000000ED">
      <w:pPr>
        <w:pStyle w:val="Heading2"/>
        <w:rPr/>
      </w:pPr>
      <w:bookmarkStart w:colFirst="0" w:colLast="0" w:name="_heading=h.vhoykkka4d96" w:id="17"/>
      <w:bookmarkEnd w:id="17"/>
      <w:r w:rsidDel="00000000" w:rsidR="00000000" w:rsidRPr="00000000">
        <w:rPr>
          <w:rtl w:val="0"/>
        </w:rPr>
        <w:t xml:space="preserve">Friday</w:t>
      </w:r>
    </w:p>
    <w:p w:rsidR="00000000" w:rsidDel="00000000" w:rsidP="00000000" w:rsidRDefault="00000000" w:rsidRPr="00000000" w14:paraId="000000EE">
      <w:pPr>
        <w:rPr/>
      </w:pPr>
      <w:r w:rsidDel="00000000" w:rsidR="00000000" w:rsidRPr="00000000">
        <w:rPr>
          <w:rtl w:val="0"/>
        </w:rPr>
        <w:t xml:space="preserve">Clean and organize the refrigerator</w:t>
      </w:r>
    </w:p>
    <w:p w:rsidR="00000000" w:rsidDel="00000000" w:rsidP="00000000" w:rsidRDefault="00000000" w:rsidRPr="00000000" w14:paraId="000000EF">
      <w:pPr>
        <w:rPr/>
      </w:pPr>
      <w:r w:rsidDel="00000000" w:rsidR="00000000" w:rsidRPr="00000000">
        <w:rPr>
          <w:rtl w:val="0"/>
        </w:rPr>
        <w:t xml:space="preserve">If needed, put in the groceries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Kol likes helping with cleaning. It just wears her out and has the high possibility of making her pass out. If she helps, have her take a break between tasks. When she feels well, she is bad at pacing. She gets frustrated and sad when she can't. She will always help if she feels well enough. Kol only stays in her room if she is in a lot of pain or having POTS episodes. Kol can't communicate well during these times. If the dog doesn't leave their side, they are probably having one. She isn't asleep; she is passed out.</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b w:val="1"/>
        </w:rPr>
      </w:pPr>
      <w:bookmarkStart w:colFirst="0" w:colLast="0" w:name="_heading=h.v6rbbv4hfbca" w:id="18"/>
      <w:bookmarkEnd w:id="18"/>
      <w:r w:rsidDel="00000000" w:rsidR="00000000" w:rsidRPr="00000000">
        <w:rPr>
          <w:b w:val="1"/>
          <w:rtl w:val="0"/>
        </w:rPr>
        <w:t xml:space="preserve">Pots</w:t>
      </w:r>
    </w:p>
    <w:p w:rsidR="00000000" w:rsidDel="00000000" w:rsidP="00000000" w:rsidRDefault="00000000" w:rsidRPr="00000000" w14:paraId="000000F4">
      <w:pPr>
        <w:pStyle w:val="Heading2"/>
        <w:rPr/>
      </w:pPr>
      <w:bookmarkStart w:colFirst="0" w:colLast="0" w:name="_heading=h.am2xo0mskoho" w:id="19"/>
      <w:bookmarkEnd w:id="19"/>
      <w:r w:rsidDel="00000000" w:rsidR="00000000" w:rsidRPr="00000000">
        <w:rPr>
          <w:rtl w:val="0"/>
        </w:rPr>
        <w:t xml:space="preserve">How to tell if it's an episode</w:t>
      </w:r>
    </w:p>
    <w:p w:rsidR="00000000" w:rsidDel="00000000" w:rsidP="00000000" w:rsidRDefault="00000000" w:rsidRPr="00000000" w14:paraId="000000F5">
      <w:pPr>
        <w:rPr/>
      </w:pPr>
      <w:r w:rsidDel="00000000" w:rsidR="00000000" w:rsidRPr="00000000">
        <w:rPr>
          <w:rtl w:val="0"/>
        </w:rPr>
        <w:t xml:space="preserve">Sudden dizziness/lightheadedness (especially upon standing)</w:t>
      </w:r>
    </w:p>
    <w:p w:rsidR="00000000" w:rsidDel="00000000" w:rsidP="00000000" w:rsidRDefault="00000000" w:rsidRPr="00000000" w14:paraId="000000F6">
      <w:pPr>
        <w:rPr/>
      </w:pPr>
      <w:r w:rsidDel="00000000" w:rsidR="00000000" w:rsidRPr="00000000">
        <w:rPr>
          <w:rtl w:val="0"/>
        </w:rPr>
        <w:t xml:space="preserve">Rapid heart rate (30+ bpm increase within 10 mins of standing) </w:t>
      </w:r>
    </w:p>
    <w:p w:rsidR="00000000" w:rsidDel="00000000" w:rsidP="00000000" w:rsidRDefault="00000000" w:rsidRPr="00000000" w14:paraId="000000F7">
      <w:pPr>
        <w:rPr/>
      </w:pPr>
      <w:r w:rsidDel="00000000" w:rsidR="00000000" w:rsidRPr="00000000">
        <w:rPr>
          <w:rtl w:val="0"/>
        </w:rPr>
        <w:t xml:space="preserve">Fatigue, weakness, or near-fainting ("graying out" vision)</w:t>
      </w:r>
    </w:p>
    <w:p w:rsidR="00000000" w:rsidDel="00000000" w:rsidP="00000000" w:rsidRDefault="00000000" w:rsidRPr="00000000" w14:paraId="000000F8">
      <w:pPr>
        <w:rPr/>
      </w:pPr>
      <w:r w:rsidDel="00000000" w:rsidR="00000000" w:rsidRPr="00000000">
        <w:rPr>
          <w:rtl w:val="0"/>
        </w:rPr>
        <w:t xml:space="preserve">Shortness of breath (without asthma triggers)</w:t>
      </w:r>
    </w:p>
    <w:p w:rsidR="00000000" w:rsidDel="00000000" w:rsidP="00000000" w:rsidRDefault="00000000" w:rsidRPr="00000000" w14:paraId="000000F9">
      <w:pPr>
        <w:rPr/>
      </w:pPr>
      <w:r w:rsidDel="00000000" w:rsidR="00000000" w:rsidRPr="00000000">
        <w:rPr>
          <w:rtl w:val="0"/>
        </w:rPr>
        <w:t xml:space="preserve">Nausea, sweating, or tremors</w:t>
      </w:r>
    </w:p>
    <w:p w:rsidR="00000000" w:rsidDel="00000000" w:rsidP="00000000" w:rsidRDefault="00000000" w:rsidRPr="00000000" w14:paraId="000000FA">
      <w:pPr>
        <w:rPr/>
      </w:pPr>
      <w:r w:rsidDel="00000000" w:rsidR="00000000" w:rsidRPr="00000000">
        <w:rPr>
          <w:rtl w:val="0"/>
        </w:rPr>
        <w:t xml:space="preserve">Headache or brain fog </w:t>
      </w:r>
    </w:p>
    <w:p w:rsidR="00000000" w:rsidDel="00000000" w:rsidP="00000000" w:rsidRDefault="00000000" w:rsidRPr="00000000" w14:paraId="000000FB">
      <w:pPr>
        <w:rPr/>
      </w:pPr>
      <w:r w:rsidDel="00000000" w:rsidR="00000000" w:rsidRPr="00000000">
        <w:rPr>
          <w:rtl w:val="0"/>
        </w:rPr>
        <w:t xml:space="preserve">Visual migraines (sometimes everything looks like TV static, can only see outlines of big shapes, can't read, green or pick hue over everything, blind spots, sees halos) </w:t>
      </w:r>
    </w:p>
    <w:p w:rsidR="00000000" w:rsidDel="00000000" w:rsidP="00000000" w:rsidRDefault="00000000" w:rsidRPr="00000000" w14:paraId="000000FC">
      <w:pPr>
        <w:rPr/>
      </w:pPr>
      <w:r w:rsidDel="00000000" w:rsidR="00000000" w:rsidRPr="00000000">
        <w:rPr>
          <w:rtl w:val="0"/>
        </w:rPr>
        <w:t xml:space="preserve">Pale, ashen, or "dusky" skin tone changes (check lips, palms, or nail beds for pallor).</w:t>
      </w:r>
    </w:p>
    <w:p w:rsidR="00000000" w:rsidDel="00000000" w:rsidP="00000000" w:rsidRDefault="00000000" w:rsidRPr="00000000" w14:paraId="000000FD">
      <w:pPr>
        <w:pStyle w:val="Heading3"/>
        <w:jc w:val="left"/>
        <w:rPr/>
      </w:pPr>
      <w:bookmarkStart w:colFirst="0" w:colLast="0" w:name="_heading=h.31j5n8bjf64q" w:id="20"/>
      <w:bookmarkEnd w:id="20"/>
      <w:r w:rsidDel="00000000" w:rsidR="00000000" w:rsidRPr="00000000">
        <w:rPr>
          <w:rtl w:val="0"/>
        </w:rPr>
        <w:t xml:space="preserve">Behavioral Cues (Especially if Non-Verbal or Masking Pain)</w:t>
      </w:r>
    </w:p>
    <w:p w:rsidR="00000000" w:rsidDel="00000000" w:rsidP="00000000" w:rsidRDefault="00000000" w:rsidRPr="00000000" w14:paraId="000000FE">
      <w:pPr>
        <w:rPr/>
      </w:pPr>
      <w:r w:rsidDel="00000000" w:rsidR="00000000" w:rsidRPr="00000000">
        <w:rPr>
          <w:rtl w:val="0"/>
        </w:rPr>
        <w:t xml:space="preserve">Sitting/slumping suddenly</w:t>
      </w:r>
    </w:p>
    <w:p w:rsidR="00000000" w:rsidDel="00000000" w:rsidP="00000000" w:rsidRDefault="00000000" w:rsidRPr="00000000" w14:paraId="000000FF">
      <w:pPr>
        <w:rPr/>
      </w:pPr>
      <w:r w:rsidDel="00000000" w:rsidR="00000000" w:rsidRPr="00000000">
        <w:rPr>
          <w:rtl w:val="0"/>
        </w:rPr>
        <w:t xml:space="preserve">Holding onto walls/furniture for balance</w:t>
      </w:r>
    </w:p>
    <w:p w:rsidR="00000000" w:rsidDel="00000000" w:rsidP="00000000" w:rsidRDefault="00000000" w:rsidRPr="00000000" w14:paraId="00000100">
      <w:pPr>
        <w:rPr/>
      </w:pPr>
      <w:r w:rsidDel="00000000" w:rsidR="00000000" w:rsidRPr="00000000">
        <w:rPr>
          <w:rtl w:val="0"/>
        </w:rPr>
        <w:t xml:space="preserve">Rubbing temples, closing eyes frequently</w:t>
      </w:r>
    </w:p>
    <w:p w:rsidR="00000000" w:rsidDel="00000000" w:rsidP="00000000" w:rsidRDefault="00000000" w:rsidRPr="00000000" w14:paraId="00000101">
      <w:pPr>
        <w:rPr/>
      </w:pPr>
      <w:r w:rsidDel="00000000" w:rsidR="00000000" w:rsidRPr="00000000">
        <w:rPr>
          <w:rtl w:val="0"/>
        </w:rPr>
        <w:t xml:space="preserve">Slurred speech or delayed responses</w:t>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jc w:val="center"/>
        <w:rPr>
          <w:rFonts w:ascii="Arial" w:cs="Arial" w:eastAsia="Arial" w:hAnsi="Arial"/>
        </w:rPr>
      </w:pPr>
      <w:bookmarkStart w:colFirst="0" w:colLast="0" w:name="_heading=h.5ytae6nyr04a" w:id="21"/>
      <w:bookmarkEnd w:id="21"/>
      <w:r w:rsidDel="00000000" w:rsidR="00000000" w:rsidRPr="00000000">
        <w:rPr>
          <w:rFonts w:ascii="Arial" w:cs="Arial" w:eastAsia="Arial" w:hAnsi="Arial"/>
          <w:rtl w:val="0"/>
        </w:rPr>
        <w:t xml:space="preserve">Step-by-Step Caregiver Guide During a POTS Episode</w:t>
      </w:r>
    </w:p>
    <w:p w:rsidR="00000000" w:rsidDel="00000000" w:rsidP="00000000" w:rsidRDefault="00000000" w:rsidRPr="00000000" w14:paraId="00000104">
      <w:pPr>
        <w:rPr/>
      </w:pPr>
      <w:r w:rsidDel="00000000" w:rsidR="00000000" w:rsidRPr="00000000">
        <w:rPr>
          <w:rtl w:val="0"/>
        </w:rPr>
        <w:t xml:space="preserve">1. Immediate Response:</w:t>
      </w:r>
    </w:p>
    <w:p w:rsidR="00000000" w:rsidDel="00000000" w:rsidP="00000000" w:rsidRDefault="00000000" w:rsidRPr="00000000" w14:paraId="00000105">
      <w:pPr>
        <w:numPr>
          <w:ilvl w:val="0"/>
          <w:numId w:val="3"/>
        </w:numPr>
        <w:ind w:left="720" w:hanging="360"/>
        <w:rPr/>
      </w:pPr>
      <w:r w:rsidDel="00000000" w:rsidR="00000000" w:rsidRPr="00000000">
        <w:rPr>
          <w:rtl w:val="0"/>
        </w:rPr>
        <w:t xml:space="preserve">Have her sit or lie down immediately (prevents falls).</w:t>
      </w:r>
    </w:p>
    <w:p w:rsidR="00000000" w:rsidDel="00000000" w:rsidP="00000000" w:rsidRDefault="00000000" w:rsidRPr="00000000" w14:paraId="00000106">
      <w:pPr>
        <w:numPr>
          <w:ilvl w:val="0"/>
          <w:numId w:val="3"/>
        </w:numPr>
        <w:ind w:left="720" w:hanging="360"/>
        <w:rPr/>
      </w:pPr>
      <w:r w:rsidDel="00000000" w:rsidR="00000000" w:rsidRPr="00000000">
        <w:rPr>
          <w:rtl w:val="0"/>
        </w:rPr>
        <w:t xml:space="preserve">Elevate legs (if lying down, prop them on pillows to improve blood flow).</w:t>
      </w:r>
    </w:p>
    <w:p w:rsidR="00000000" w:rsidDel="00000000" w:rsidP="00000000" w:rsidRDefault="00000000" w:rsidRPr="00000000" w14:paraId="00000107">
      <w:pPr>
        <w:numPr>
          <w:ilvl w:val="0"/>
          <w:numId w:val="3"/>
        </w:numPr>
        <w:ind w:left="720" w:hanging="360"/>
        <w:rPr/>
      </w:pPr>
      <w:r w:rsidDel="00000000" w:rsidR="00000000" w:rsidRPr="00000000">
        <w:rPr>
          <w:rtl w:val="0"/>
        </w:rPr>
        <w:t xml:space="preserve">Loosen tight clothing (especially around the waist/neck).</w:t>
      </w:r>
    </w:p>
    <w:p w:rsidR="00000000" w:rsidDel="00000000" w:rsidP="00000000" w:rsidRDefault="00000000" w:rsidRPr="00000000" w14:paraId="00000108">
      <w:pPr>
        <w:rPr/>
      </w:pPr>
      <w:r w:rsidDel="00000000" w:rsidR="00000000" w:rsidRPr="00000000">
        <w:rPr>
          <w:rtl w:val="0"/>
        </w:rPr>
        <w:t xml:space="preserve">2. Hydration &amp; Electrolytes:</w:t>
      </w:r>
    </w:p>
    <w:p w:rsidR="00000000" w:rsidDel="00000000" w:rsidP="00000000" w:rsidRDefault="00000000" w:rsidRPr="00000000" w14:paraId="00000109">
      <w:pPr>
        <w:numPr>
          <w:ilvl w:val="0"/>
          <w:numId w:val="2"/>
        </w:numPr>
        <w:ind w:left="720" w:hanging="360"/>
        <w:rPr/>
      </w:pPr>
      <w:r w:rsidDel="00000000" w:rsidR="00000000" w:rsidRPr="00000000">
        <w:rPr>
          <w:rtl w:val="0"/>
        </w:rPr>
        <w:t xml:space="preserve">Give cold water with electrolytes (Pedialyte, LMNT, or Nuun).</w:t>
      </w:r>
    </w:p>
    <w:p w:rsidR="00000000" w:rsidDel="00000000" w:rsidP="00000000" w:rsidRDefault="00000000" w:rsidRPr="00000000" w14:paraId="0000010A">
      <w:pPr>
        <w:numPr>
          <w:ilvl w:val="0"/>
          <w:numId w:val="2"/>
        </w:numPr>
        <w:ind w:left="720" w:hanging="360"/>
        <w:rPr/>
      </w:pPr>
      <w:r w:rsidDel="00000000" w:rsidR="00000000" w:rsidRPr="00000000">
        <w:rPr>
          <w:rtl w:val="0"/>
        </w:rPr>
        <w:t xml:space="preserve">Avoid caffeine or sugary drinks (can worsen dehydration).</w:t>
      </w:r>
    </w:p>
    <w:p w:rsidR="00000000" w:rsidDel="00000000" w:rsidP="00000000" w:rsidRDefault="00000000" w:rsidRPr="00000000" w14:paraId="0000010B">
      <w:pPr>
        <w:rPr/>
      </w:pPr>
      <w:r w:rsidDel="00000000" w:rsidR="00000000" w:rsidRPr="00000000">
        <w:rPr>
          <w:rtl w:val="0"/>
        </w:rPr>
        <w:t xml:space="preserve">3. Monitor Vital Signs (If Possible):</w:t>
      </w:r>
    </w:p>
    <w:p w:rsidR="00000000" w:rsidDel="00000000" w:rsidP="00000000" w:rsidRDefault="00000000" w:rsidRPr="00000000" w14:paraId="0000010C">
      <w:pPr>
        <w:numPr>
          <w:ilvl w:val="0"/>
          <w:numId w:val="15"/>
        </w:numPr>
        <w:ind w:left="720" w:hanging="360"/>
        <w:rPr/>
      </w:pPr>
      <w:r w:rsidDel="00000000" w:rsidR="00000000" w:rsidRPr="00000000">
        <w:rPr>
          <w:rtl w:val="0"/>
        </w:rPr>
        <w:t xml:space="preserve">Check heart rate (HR) and blood pressure (BP)</w:t>
      </w:r>
    </w:p>
    <w:p w:rsidR="00000000" w:rsidDel="00000000" w:rsidP="00000000" w:rsidRDefault="00000000" w:rsidRPr="00000000" w14:paraId="0000010D">
      <w:pPr>
        <w:numPr>
          <w:ilvl w:val="1"/>
          <w:numId w:val="15"/>
        </w:numPr>
        <w:ind w:left="1440" w:hanging="360"/>
        <w:rPr/>
      </w:pPr>
      <w:r w:rsidDel="00000000" w:rsidR="00000000" w:rsidRPr="00000000">
        <w:rPr>
          <w:rtl w:val="0"/>
        </w:rPr>
        <w:t xml:space="preserve">POTS hallmark: HR spikes &gt;30 bpm within 10 mins of standing.</w:t>
      </w:r>
    </w:p>
    <w:p w:rsidR="00000000" w:rsidDel="00000000" w:rsidP="00000000" w:rsidRDefault="00000000" w:rsidRPr="00000000" w14:paraId="0000010E">
      <w:pPr>
        <w:numPr>
          <w:ilvl w:val="1"/>
          <w:numId w:val="15"/>
        </w:numPr>
        <w:ind w:left="1440" w:hanging="360"/>
        <w:rPr/>
      </w:pPr>
      <w:r w:rsidDel="00000000" w:rsidR="00000000" w:rsidRPr="00000000">
        <w:rPr>
          <w:rtl w:val="0"/>
        </w:rPr>
        <w:t xml:space="preserve">BP may drop (hypotension) or stay normal.</w:t>
      </w:r>
    </w:p>
    <w:p w:rsidR="00000000" w:rsidDel="00000000" w:rsidP="00000000" w:rsidRDefault="00000000" w:rsidRPr="00000000" w14:paraId="0000010F">
      <w:pPr>
        <w:rPr/>
      </w:pPr>
      <w:r w:rsidDel="00000000" w:rsidR="00000000" w:rsidRPr="00000000">
        <w:rPr>
          <w:rtl w:val="0"/>
        </w:rPr>
        <w:t xml:space="preserve">4. Cooling &amp; Comfort:</w:t>
      </w:r>
    </w:p>
    <w:p w:rsidR="00000000" w:rsidDel="00000000" w:rsidP="00000000" w:rsidRDefault="00000000" w:rsidRPr="00000000" w14:paraId="00000110">
      <w:pPr>
        <w:numPr>
          <w:ilvl w:val="0"/>
          <w:numId w:val="16"/>
        </w:numPr>
        <w:ind w:left="720" w:hanging="360"/>
        <w:rPr/>
      </w:pPr>
      <w:r w:rsidDel="00000000" w:rsidR="00000000" w:rsidRPr="00000000">
        <w:rPr>
          <w:rtl w:val="0"/>
        </w:rPr>
        <w:t xml:space="preserve">Apply a cold pack to neck/wrists (helps lower HR).</w:t>
      </w:r>
    </w:p>
    <w:p w:rsidR="00000000" w:rsidDel="00000000" w:rsidP="00000000" w:rsidRDefault="00000000" w:rsidRPr="00000000" w14:paraId="00000111">
      <w:pPr>
        <w:numPr>
          <w:ilvl w:val="0"/>
          <w:numId w:val="16"/>
        </w:numPr>
        <w:ind w:left="720" w:hanging="360"/>
        <w:rPr/>
      </w:pPr>
      <w:r w:rsidDel="00000000" w:rsidR="00000000" w:rsidRPr="00000000">
        <w:rPr>
          <w:rtl w:val="0"/>
        </w:rPr>
        <w:t xml:space="preserve">Use a fan or move to a cooler area (heat worsens POTS).</w:t>
      </w:r>
    </w:p>
    <w:p w:rsidR="00000000" w:rsidDel="00000000" w:rsidP="00000000" w:rsidRDefault="00000000" w:rsidRPr="00000000" w14:paraId="00000112">
      <w:pPr>
        <w:rPr/>
      </w:pPr>
      <w:r w:rsidDel="00000000" w:rsidR="00000000" w:rsidRPr="00000000">
        <w:rPr>
          <w:rtl w:val="0"/>
        </w:rPr>
        <w:t xml:space="preserve">5. Gradual Re-Standing (When Stable):</w:t>
      </w:r>
    </w:p>
    <w:p w:rsidR="00000000" w:rsidDel="00000000" w:rsidP="00000000" w:rsidRDefault="00000000" w:rsidRPr="00000000" w14:paraId="00000113">
      <w:pPr>
        <w:numPr>
          <w:ilvl w:val="0"/>
          <w:numId w:val="4"/>
        </w:numPr>
        <w:ind w:left="720" w:hanging="360"/>
        <w:rPr/>
      </w:pPr>
      <w:r w:rsidDel="00000000" w:rsidR="00000000" w:rsidRPr="00000000">
        <w:rPr>
          <w:rtl w:val="0"/>
        </w:rPr>
        <w:t xml:space="preserve">Wait 10–15 mins before trying to stand again.</w:t>
      </w:r>
    </w:p>
    <w:p w:rsidR="00000000" w:rsidDel="00000000" w:rsidP="00000000" w:rsidRDefault="00000000" w:rsidRPr="00000000" w14:paraId="00000114">
      <w:pPr>
        <w:numPr>
          <w:ilvl w:val="0"/>
          <w:numId w:val="4"/>
        </w:numPr>
        <w:ind w:left="720" w:hanging="360"/>
        <w:rPr/>
      </w:pPr>
      <w:sdt>
        <w:sdtPr>
          <w:id w:val="-1773136700"/>
          <w:tag w:val="goog_rdk_9"/>
        </w:sdtPr>
        <w:sdtContent>
          <w:r w:rsidDel="00000000" w:rsidR="00000000" w:rsidRPr="00000000">
            <w:rPr>
              <w:rFonts w:ascii="Arial Unicode MS" w:cs="Arial Unicode MS" w:eastAsia="Arial Unicode MS" w:hAnsi="Arial Unicode MS"/>
              <w:rtl w:val="0"/>
            </w:rPr>
            <w:t xml:space="preserve">Have her rise slowly (sit → stand in stages).</w:t>
          </w:r>
        </w:sdtContent>
      </w:sdt>
    </w:p>
    <w:p w:rsidR="00000000" w:rsidDel="00000000" w:rsidP="00000000" w:rsidRDefault="00000000" w:rsidRPr="00000000" w14:paraId="00000115">
      <w:pPr>
        <w:numPr>
          <w:ilvl w:val="0"/>
          <w:numId w:val="4"/>
        </w:numPr>
        <w:ind w:left="720" w:hanging="360"/>
        <w:rPr/>
      </w:pPr>
      <w:r w:rsidDel="00000000" w:rsidR="00000000" w:rsidRPr="00000000">
        <w:rPr>
          <w:rtl w:val="0"/>
        </w:rPr>
        <w:t xml:space="preserve">Compression garments (if available) can help.</w:t>
      </w:r>
    </w:p>
    <w:p w:rsidR="00000000" w:rsidDel="00000000" w:rsidP="00000000" w:rsidRDefault="00000000" w:rsidRPr="00000000" w14:paraId="00000116">
      <w:pPr>
        <w:rPr/>
      </w:pPr>
      <w:r w:rsidDel="00000000" w:rsidR="00000000" w:rsidRPr="00000000">
        <w:rPr>
          <w:rtl w:val="0"/>
        </w:rPr>
        <w:t xml:space="preserve">6. Post-Episode Care:</w:t>
      </w:r>
    </w:p>
    <w:p w:rsidR="00000000" w:rsidDel="00000000" w:rsidP="00000000" w:rsidRDefault="00000000" w:rsidRPr="00000000" w14:paraId="00000117">
      <w:pPr>
        <w:numPr>
          <w:ilvl w:val="0"/>
          <w:numId w:val="13"/>
        </w:numPr>
        <w:ind w:left="720" w:hanging="360"/>
        <w:rPr/>
      </w:pPr>
      <w:r w:rsidDel="00000000" w:rsidR="00000000" w:rsidRPr="00000000">
        <w:rPr>
          <w:rtl w:val="0"/>
        </w:rPr>
        <w:t xml:space="preserve">Encourage rest (POTS fatigue can last hours/days).</w:t>
      </w:r>
    </w:p>
    <w:p w:rsidR="00000000" w:rsidDel="00000000" w:rsidP="00000000" w:rsidRDefault="00000000" w:rsidRPr="00000000" w14:paraId="00000118">
      <w:pPr>
        <w:numPr>
          <w:ilvl w:val="0"/>
          <w:numId w:val="13"/>
        </w:numPr>
        <w:ind w:left="720" w:hanging="360"/>
        <w:rPr/>
      </w:pPr>
      <w:r w:rsidDel="00000000" w:rsidR="00000000" w:rsidRPr="00000000">
        <w:rPr>
          <w:rtl w:val="0"/>
        </w:rPr>
        <w:t xml:space="preserve">Document the episode (triggers, HR/BP, symptoms) for her doctor.</w:t>
      </w:r>
    </w:p>
    <w:p w:rsidR="00000000" w:rsidDel="00000000" w:rsidP="00000000" w:rsidRDefault="00000000" w:rsidRPr="00000000" w14:paraId="00000119">
      <w:pPr>
        <w:rPr/>
      </w:pPr>
      <w:r w:rsidDel="00000000" w:rsidR="00000000" w:rsidRPr="00000000">
        <w:rPr>
          <w:rtl w:val="0"/>
        </w:rPr>
        <w:t xml:space="preserve">Call emergency contacts before ever going to the ER. </w:t>
      </w:r>
      <w:r w:rsidDel="00000000" w:rsidR="00000000" w:rsidRPr="00000000">
        <w:rPr>
          <w:b w:val="1"/>
          <w:rtl w:val="0"/>
        </w:rPr>
        <w:t xml:space="preserve">Especially if passed out</w:t>
      </w:r>
      <w:r w:rsidDel="00000000" w:rsidR="00000000" w:rsidRPr="00000000">
        <w:rPr>
          <w:rtl w:val="0"/>
        </w:rPr>
        <w:t xml:space="preserve">. Only send her to </w:t>
      </w:r>
      <w:r w:rsidDel="00000000" w:rsidR="00000000" w:rsidRPr="00000000">
        <w:rPr>
          <w:b w:val="1"/>
          <w:rtl w:val="0"/>
        </w:rPr>
        <w:t xml:space="preserve">Truman</w:t>
      </w:r>
      <w:r w:rsidDel="00000000" w:rsidR="00000000" w:rsidRPr="00000000">
        <w:rPr>
          <w:rtl w:val="0"/>
        </w:rPr>
        <w:t xml:space="preserve">. Have at least 1 partner and mom meet there. You can text the partners.</w:t>
      </w:r>
    </w:p>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jc w:val="center"/>
        <w:rPr/>
      </w:pPr>
      <w:bookmarkStart w:colFirst="0" w:colLast="0" w:name="_heading=h.pmbra5bmh8hs" w:id="22"/>
      <w:bookmarkEnd w:id="22"/>
      <w:r w:rsidDel="00000000" w:rsidR="00000000" w:rsidRPr="00000000">
        <w:rPr>
          <w:b w:val="1"/>
          <w:u w:val="single"/>
          <w:rtl w:val="0"/>
        </w:rPr>
        <w:t xml:space="preserve">Summary of Health Issues</w:t>
      </w:r>
      <w:r w:rsidDel="00000000" w:rsidR="00000000" w:rsidRPr="00000000">
        <w:rPr>
          <w:rtl w:val="0"/>
        </w:rPr>
      </w:r>
    </w:p>
    <w:p w:rsidR="00000000" w:rsidDel="00000000" w:rsidP="00000000" w:rsidRDefault="00000000" w:rsidRPr="00000000" w14:paraId="0000011C">
      <w:pPr>
        <w:pStyle w:val="Heading4"/>
        <w:rPr/>
      </w:pPr>
      <w:bookmarkStart w:colFirst="0" w:colLast="0" w:name="_heading=h.tptb8lwrz19g" w:id="23"/>
      <w:bookmarkEnd w:id="23"/>
      <w:r w:rsidDel="00000000" w:rsidR="00000000" w:rsidRPr="00000000">
        <w:rPr>
          <w:rtl w:val="0"/>
        </w:rPr>
        <w:t xml:space="preserve">Physical Conditions</w:t>
      </w:r>
    </w:p>
    <w:p w:rsidR="00000000" w:rsidDel="00000000" w:rsidP="00000000" w:rsidRDefault="00000000" w:rsidRPr="00000000" w14:paraId="0000011D">
      <w:pPr>
        <w:rPr/>
      </w:pPr>
      <w:r w:rsidDel="00000000" w:rsidR="00000000" w:rsidRPr="00000000">
        <w:rPr>
          <w:rtl w:val="0"/>
        </w:rPr>
        <w:t xml:space="preserve">E</w:t>
      </w:r>
      <w:r w:rsidDel="00000000" w:rsidR="00000000" w:rsidRPr="00000000">
        <w:rPr>
          <w:rtl w:val="0"/>
        </w:rPr>
        <w:t xml:space="preserve">hlers-Danlos syndrome type 3 (hEDS) is a hereditary connective tissue disorder characterized by joint hypermobility, skin hyperextensibility, and tissue fragility, leading to recurrent joint dislocations/subluxations, chronic arthralgia, and musculoskeletal instability, including hip dysplasia and pes planus. Systemic manifestations include chronic pain and fatigue (often exacerbated by hypotonia and spine curvature), dermatologic features like velvety skin, easy bruising, atrophic scarring, and poor wound healing, as well as ocular abnormalities such as thin cornea, blue sclera, and lens subluxation. Autonomic dysfunction (particularly POTS) contributes to dizziness and fatigue, while gastrointestinal involvement may present as gastroparesis or IBS, often complicated by MCAS-mediated allergic responses. Neurologic complications include migraines, TMJ dysfunction, and sleep disturbances, with overlap from seronegative rheumatoid arthritis, further complicating joint pathology. This multisystem disorder frequently involves urinary incontinence and may be accompanied by refractive errors, dry eyes, and restless leg syndrome as part of its complex phenotype.</w:t>
      </w:r>
    </w:p>
    <w:p w:rsidR="00000000" w:rsidDel="00000000" w:rsidP="00000000" w:rsidRDefault="00000000" w:rsidRPr="00000000" w14:paraId="0000011E">
      <w:pPr>
        <w:pStyle w:val="Heading4"/>
        <w:rPr/>
      </w:pPr>
      <w:bookmarkStart w:colFirst="0" w:colLast="0" w:name="_heading=h.473tbvvaeze2" w:id="24"/>
      <w:bookmarkEnd w:id="24"/>
      <w:r w:rsidDel="00000000" w:rsidR="00000000" w:rsidRPr="00000000">
        <w:rPr>
          <w:b w:val="1"/>
          <w:rtl w:val="0"/>
        </w:rPr>
        <w:t xml:space="preserve">Psychiatric</w:t>
      </w:r>
      <w:r w:rsidDel="00000000" w:rsidR="00000000" w:rsidRPr="00000000">
        <w:rPr>
          <w:rtl w:val="0"/>
        </w:rPr>
        <w:t xml:space="preserve"> Conditions</w:t>
      </w:r>
    </w:p>
    <w:p w:rsidR="00000000" w:rsidDel="00000000" w:rsidP="00000000" w:rsidRDefault="00000000" w:rsidRPr="00000000" w14:paraId="0000011F">
      <w:pPr>
        <w:rPr/>
      </w:pPr>
      <w:r w:rsidDel="00000000" w:rsidR="00000000" w:rsidRPr="00000000">
        <w:rPr>
          <w:rtl w:val="0"/>
        </w:rPr>
        <w:t xml:space="preserve">Individuals with Ehlers-Danlos Syndrome Type 3 (hEDS) commonly experience anxiety disorders (GAD, panic disorder, health anxiety), depressive disorders (MDD, dysthymia), and neurodevelopmental conditions like ADHD and autism spectrum disorder (ASD). Many also struggle with PTSD (from medical trauma), dissociation (depersonalization/derealization), and sleep disorders (insomnia, nightmares). Sensory processing issues, adjustment disorders, and chronic pain-related psychological distress further complicate mental health</w:t>
      </w:r>
    </w:p>
    <w:p w:rsidR="00000000" w:rsidDel="00000000" w:rsidP="00000000" w:rsidRDefault="00000000" w:rsidRPr="00000000" w14:paraId="00000120">
      <w:pPr>
        <w:pStyle w:val="Heading4"/>
        <w:rPr/>
      </w:pPr>
      <w:bookmarkStart w:colFirst="0" w:colLast="0" w:name="_heading=h.w64klk8mtd6" w:id="25"/>
      <w:bookmarkEnd w:id="25"/>
      <w:r w:rsidDel="00000000" w:rsidR="00000000" w:rsidRPr="00000000">
        <w:rPr>
          <w:rtl w:val="0"/>
        </w:rPr>
        <w:t xml:space="preserve">Psychological Effects of Medical Trauma &amp; Gaslighting in hEDS:</w:t>
      </w:r>
    </w:p>
    <w:p w:rsidR="00000000" w:rsidDel="00000000" w:rsidP="00000000" w:rsidRDefault="00000000" w:rsidRPr="00000000" w14:paraId="00000121">
      <w:pPr>
        <w:rPr/>
      </w:pPr>
      <w:r w:rsidDel="00000000" w:rsidR="00000000" w:rsidRPr="00000000">
        <w:rPr>
          <w:rtl w:val="0"/>
        </w:rPr>
        <w:t xml:space="preserve">Repeated dismissal and invalidation by healthcare providers contribute to medical trauma, leading to white coat syndrome, medical avoidance, and somatization. Gaslighting fosters learned helplessness, imposter syndrome, and self-doubt ("Am I really sick?"). Long-term consequences include medical mistrust, chronic grief over lost abilities, and, in severe cases, suicidal ideation. The psychological toll of fighting for diagnosis and care often exacerbates preexisting conditions like C-PTSD and depression.</w:t>
      </w:r>
    </w:p>
    <w:p w:rsidR="00000000" w:rsidDel="00000000" w:rsidP="00000000" w:rsidRDefault="00000000" w:rsidRPr="00000000" w14:paraId="00000122">
      <w:pPr>
        <w:rPr>
          <w:b w:val="1"/>
        </w:rPr>
      </w:pPr>
      <w:r w:rsidDel="00000000" w:rsidR="00000000" w:rsidRPr="00000000">
        <w:rPr>
          <w:rtl w:val="0"/>
        </w:rPr>
      </w:r>
    </w:p>
    <w:p w:rsidR="00000000" w:rsidDel="00000000" w:rsidP="00000000" w:rsidRDefault="00000000" w:rsidRPr="00000000" w14:paraId="00000123">
      <w:pPr>
        <w:rPr>
          <w:b w:val="1"/>
        </w:rPr>
      </w:pPr>
      <w:r w:rsidDel="00000000" w:rsidR="00000000" w:rsidRPr="00000000">
        <w:rPr>
          <w:rtl w:val="0"/>
        </w:rPr>
      </w:r>
    </w:p>
    <w:p w:rsidR="00000000" w:rsidDel="00000000" w:rsidP="00000000" w:rsidRDefault="00000000" w:rsidRPr="00000000" w14:paraId="00000124">
      <w:pPr>
        <w:rPr/>
      </w:pPr>
      <w:r w:rsidDel="00000000" w:rsidR="00000000" w:rsidRPr="00000000">
        <w:rPr>
          <w:b w:val="1"/>
          <w:rtl w:val="0"/>
        </w:rPr>
        <w:t xml:space="preserve">AuDHD</w:t>
      </w:r>
      <w:r w:rsidDel="00000000" w:rsidR="00000000" w:rsidRPr="00000000">
        <w:rPr>
          <w:rtl w:val="0"/>
        </w:rPr>
        <w:t xml:space="preserve">—the co-occurrence of autism spectrum disorder (ASD) and attention-deficit/hyperactivity disorder (ADHD)—presents uniquely in women, often with masked symptoms due to social conditioning and compensatory strategies. In hEDS, neurodivergence may be exacerbated by chronic pain, fatigue, and sensory processing differences.</w:t>
      </w:r>
    </w:p>
    <w:p w:rsidR="00000000" w:rsidDel="00000000" w:rsidP="00000000" w:rsidRDefault="00000000" w:rsidRPr="00000000" w14:paraId="00000125">
      <w:pPr>
        <w:pStyle w:val="Heading3"/>
        <w:jc w:val="left"/>
        <w:rPr>
          <w:b w:val="1"/>
          <w:color w:val="000000"/>
          <w:u w:val="single"/>
        </w:rPr>
      </w:pPr>
      <w:bookmarkStart w:colFirst="0" w:colLast="0" w:name="_heading=h.mexeksa787ma" w:id="26"/>
      <w:bookmarkEnd w:id="26"/>
      <w:r w:rsidDel="00000000" w:rsidR="00000000" w:rsidRPr="00000000">
        <w:rPr>
          <w:rtl w:val="0"/>
        </w:rPr>
        <w:t xml:space="preserve">Key Features in Women with AuDHD &amp; hEDS:</w:t>
      </w:r>
      <w:r w:rsidDel="00000000" w:rsidR="00000000" w:rsidRPr="00000000">
        <w:rPr>
          <w:rtl w:val="0"/>
        </w:rPr>
      </w:r>
    </w:p>
    <w:p w:rsidR="00000000" w:rsidDel="00000000" w:rsidP="00000000" w:rsidRDefault="00000000" w:rsidRPr="00000000" w14:paraId="00000126">
      <w:pPr>
        <w:numPr>
          <w:ilvl w:val="0"/>
          <w:numId w:val="7"/>
        </w:numPr>
        <w:ind w:left="720" w:hanging="360"/>
        <w:rPr/>
      </w:pPr>
      <w:r w:rsidDel="00000000" w:rsidR="00000000" w:rsidRPr="00000000">
        <w:rPr>
          <w:b w:val="1"/>
          <w:rtl w:val="0"/>
        </w:rPr>
        <w:t xml:space="preserve">Executive Dysfunction</w:t>
      </w:r>
      <w:r w:rsidDel="00000000" w:rsidR="00000000" w:rsidRPr="00000000">
        <w:rPr>
          <w:rtl w:val="0"/>
        </w:rPr>
        <w:t xml:space="preserve"> – Difficulty with planning, organization, and task initiation due to ADHD, compounded by brain fog from POTS or chronic fatigue.</w:t>
      </w:r>
    </w:p>
    <w:p w:rsidR="00000000" w:rsidDel="00000000" w:rsidP="00000000" w:rsidRDefault="00000000" w:rsidRPr="00000000" w14:paraId="00000127">
      <w:pPr>
        <w:numPr>
          <w:ilvl w:val="0"/>
          <w:numId w:val="7"/>
        </w:numPr>
        <w:ind w:left="720" w:hanging="360"/>
        <w:rPr/>
      </w:pPr>
      <w:r w:rsidDel="00000000" w:rsidR="00000000" w:rsidRPr="00000000">
        <w:rPr>
          <w:b w:val="1"/>
          <w:rtl w:val="0"/>
        </w:rPr>
        <w:t xml:space="preserve">Sensory Processing Differences</w:t>
      </w:r>
      <w:r w:rsidDel="00000000" w:rsidR="00000000" w:rsidRPr="00000000">
        <w:rPr>
          <w:rtl w:val="0"/>
        </w:rPr>
        <w:t xml:space="preserve"> – Heightened or reduced sensitivity to touch, sound, or light, overlapping with hypermobility-related pain and dysautonomia.</w:t>
      </w:r>
    </w:p>
    <w:p w:rsidR="00000000" w:rsidDel="00000000" w:rsidP="00000000" w:rsidRDefault="00000000" w:rsidRPr="00000000" w14:paraId="00000128">
      <w:pPr>
        <w:numPr>
          <w:ilvl w:val="0"/>
          <w:numId w:val="7"/>
        </w:numPr>
        <w:ind w:left="720" w:hanging="360"/>
        <w:rPr/>
      </w:pPr>
      <w:r w:rsidDel="00000000" w:rsidR="00000000" w:rsidRPr="00000000">
        <w:rPr>
          <w:b w:val="1"/>
          <w:rtl w:val="0"/>
        </w:rPr>
        <w:t xml:space="preserve">Social Camouflaging</w:t>
      </w:r>
      <w:r w:rsidDel="00000000" w:rsidR="00000000" w:rsidRPr="00000000">
        <w:rPr>
          <w:rtl w:val="0"/>
        </w:rPr>
        <w:t xml:space="preserve"> – Mimicking neurotypical behavior to fit in, leading to delayed diagnosis and autistic burnout.</w:t>
      </w:r>
    </w:p>
    <w:p w:rsidR="00000000" w:rsidDel="00000000" w:rsidP="00000000" w:rsidRDefault="00000000" w:rsidRPr="00000000" w14:paraId="00000129">
      <w:pPr>
        <w:numPr>
          <w:ilvl w:val="0"/>
          <w:numId w:val="7"/>
        </w:numPr>
        <w:ind w:left="720" w:hanging="360"/>
        <w:rPr/>
      </w:pPr>
      <w:r w:rsidDel="00000000" w:rsidR="00000000" w:rsidRPr="00000000">
        <w:rPr>
          <w:b w:val="1"/>
          <w:rtl w:val="0"/>
        </w:rPr>
        <w:t xml:space="preserve">Rejection Sensitivity Dysphoria </w:t>
      </w:r>
      <w:r w:rsidDel="00000000" w:rsidR="00000000" w:rsidRPr="00000000">
        <w:rPr>
          <w:rtl w:val="0"/>
        </w:rPr>
        <w:t xml:space="preserve">(RSD) – Extreme emotional responses to perceived criticism, common in ADHD.</w:t>
      </w:r>
    </w:p>
    <w:p w:rsidR="00000000" w:rsidDel="00000000" w:rsidP="00000000" w:rsidRDefault="00000000" w:rsidRPr="00000000" w14:paraId="0000012A">
      <w:pPr>
        <w:numPr>
          <w:ilvl w:val="0"/>
          <w:numId w:val="7"/>
        </w:numPr>
        <w:ind w:left="720" w:hanging="360"/>
        <w:rPr/>
      </w:pPr>
      <w:r w:rsidDel="00000000" w:rsidR="00000000" w:rsidRPr="00000000">
        <w:rPr>
          <w:b w:val="1"/>
          <w:rtl w:val="0"/>
        </w:rPr>
        <w:t xml:space="preserve">Special Interests &amp; Hyperfocus</w:t>
      </w:r>
      <w:r w:rsidDel="00000000" w:rsidR="00000000" w:rsidRPr="00000000">
        <w:rPr>
          <w:rtl w:val="0"/>
        </w:rPr>
        <w:t xml:space="preserve"> – Intense, passionate focus on specific topics (ASD trait), alternating with ADHD-driven distractibility.</w:t>
      </w:r>
    </w:p>
    <w:p w:rsidR="00000000" w:rsidDel="00000000" w:rsidP="00000000" w:rsidRDefault="00000000" w:rsidRPr="00000000" w14:paraId="0000012B">
      <w:pPr>
        <w:numPr>
          <w:ilvl w:val="0"/>
          <w:numId w:val="7"/>
        </w:numPr>
        <w:ind w:left="720" w:hanging="360"/>
        <w:rPr/>
      </w:pPr>
      <w:r w:rsidDel="00000000" w:rsidR="00000000" w:rsidRPr="00000000">
        <w:rPr>
          <w:b w:val="1"/>
          <w:rtl w:val="0"/>
        </w:rPr>
        <w:t xml:space="preserve">Emotional Dysregulation</w:t>
      </w:r>
      <w:r w:rsidDel="00000000" w:rsidR="00000000" w:rsidRPr="00000000">
        <w:rPr>
          <w:rtl w:val="0"/>
        </w:rPr>
        <w:t xml:space="preserve"> – Mood swings, meltdowns, or shutdowns due to sensory overload or autonomic instability (POTS/MCAS).</w:t>
      </w:r>
    </w:p>
    <w:p w:rsidR="00000000" w:rsidDel="00000000" w:rsidP="00000000" w:rsidRDefault="00000000" w:rsidRPr="00000000" w14:paraId="0000012C">
      <w:pPr>
        <w:numPr>
          <w:ilvl w:val="0"/>
          <w:numId w:val="7"/>
        </w:numPr>
        <w:ind w:left="720" w:hanging="360"/>
        <w:rPr/>
      </w:pPr>
      <w:r w:rsidDel="00000000" w:rsidR="00000000" w:rsidRPr="00000000">
        <w:rPr>
          <w:b w:val="1"/>
          <w:rtl w:val="0"/>
        </w:rPr>
        <w:t xml:space="preserve">Movement Differences</w:t>
      </w:r>
      <w:r w:rsidDel="00000000" w:rsidR="00000000" w:rsidRPr="00000000">
        <w:rPr>
          <w:rtl w:val="0"/>
        </w:rPr>
        <w:t xml:space="preserve"> – Stimming (self-stimulatory behaviors like fidgeting) for self-regulation, sometimes mistaken for restless leg syndrome or joint instability.</w:t>
      </w:r>
    </w:p>
    <w:p w:rsidR="00000000" w:rsidDel="00000000" w:rsidP="00000000" w:rsidRDefault="00000000" w:rsidRPr="00000000" w14:paraId="0000012D">
      <w:pPr>
        <w:rPr/>
      </w:pPr>
      <w:r w:rsidDel="00000000" w:rsidR="00000000" w:rsidRPr="00000000">
        <w:rPr>
          <w:rtl w:val="0"/>
        </w:rPr>
        <w:t xml:space="preserve">Women with hEDS + AuDHD often struggle with misdiagnosis (e.g., anxiety, bipolar disorder) due to overlapping symptoms like chronic fatigue, insomnia, and sensory sensitivities.</w:t>
      </w:r>
    </w:p>
    <w:p w:rsidR="00000000" w:rsidDel="00000000" w:rsidP="00000000" w:rsidRDefault="00000000" w:rsidRPr="00000000" w14:paraId="0000012E">
      <w:pPr>
        <w:pStyle w:val="Heading3"/>
        <w:rPr/>
      </w:pPr>
      <w:bookmarkStart w:colFirst="0" w:colLast="0" w:name="_heading=h.mrglfwny0t2s" w:id="27"/>
      <w:bookmarkEnd w:id="27"/>
      <w:r w:rsidDel="00000000" w:rsidR="00000000" w:rsidRPr="00000000">
        <w:rPr>
          <w:rtl w:val="0"/>
        </w:rPr>
        <w:t xml:space="preserve">Key Overlaps in hEDS + AuDHD</w:t>
      </w:r>
    </w:p>
    <w:p w:rsidR="00000000" w:rsidDel="00000000" w:rsidP="00000000" w:rsidRDefault="00000000" w:rsidRPr="00000000" w14:paraId="0000012F">
      <w:pPr>
        <w:numPr>
          <w:ilvl w:val="0"/>
          <w:numId w:val="8"/>
        </w:numPr>
        <w:ind w:left="720" w:hanging="360"/>
        <w:rPr/>
      </w:pPr>
      <w:r w:rsidDel="00000000" w:rsidR="00000000" w:rsidRPr="00000000">
        <w:rPr>
          <w:rtl w:val="0"/>
        </w:rPr>
        <w:t xml:space="preserve">Sensory sensitivities (e.g., pain from clothing tags, sound intolerance) may worsen chronic pain and fatigue.</w:t>
      </w:r>
    </w:p>
    <w:p w:rsidR="00000000" w:rsidDel="00000000" w:rsidP="00000000" w:rsidRDefault="00000000" w:rsidRPr="00000000" w14:paraId="00000130">
      <w:pPr>
        <w:numPr>
          <w:ilvl w:val="0"/>
          <w:numId w:val="8"/>
        </w:numPr>
        <w:ind w:left="720" w:hanging="360"/>
        <w:rPr/>
      </w:pPr>
      <w:r w:rsidDel="00000000" w:rsidR="00000000" w:rsidRPr="00000000">
        <w:rPr>
          <w:rtl w:val="0"/>
        </w:rPr>
        <w:t xml:space="preserve">Executive dysfunction complicates medical management (e.g., forgetting medications, struggling with PT exercises).</w:t>
      </w:r>
    </w:p>
    <w:p w:rsidR="00000000" w:rsidDel="00000000" w:rsidP="00000000" w:rsidRDefault="00000000" w:rsidRPr="00000000" w14:paraId="00000131">
      <w:pPr>
        <w:numPr>
          <w:ilvl w:val="0"/>
          <w:numId w:val="8"/>
        </w:numPr>
        <w:ind w:left="720" w:hanging="360"/>
        <w:rPr/>
      </w:pPr>
      <w:r w:rsidDel="00000000" w:rsidR="00000000" w:rsidRPr="00000000">
        <w:rPr>
          <w:rtl w:val="0"/>
        </w:rPr>
        <w:t xml:space="preserve">POTS/MCAS exacerbates brain fog, mimicking ADHD inattention.</w:t>
      </w:r>
    </w:p>
    <w:p w:rsidR="00000000" w:rsidDel="00000000" w:rsidP="00000000" w:rsidRDefault="00000000" w:rsidRPr="00000000" w14:paraId="00000132">
      <w:pPr>
        <w:numPr>
          <w:ilvl w:val="0"/>
          <w:numId w:val="8"/>
        </w:numPr>
        <w:ind w:left="720" w:hanging="360"/>
        <w:rPr/>
      </w:pPr>
      <w:r w:rsidDel="00000000" w:rsidR="00000000" w:rsidRPr="00000000">
        <w:rPr>
          <w:rtl w:val="0"/>
        </w:rPr>
        <w:t xml:space="preserve">Joint instability may lead to fidgeting/stimming for proprioceptive feedback.</w:t>
      </w:r>
    </w:p>
    <w:p w:rsidR="00000000" w:rsidDel="00000000" w:rsidP="00000000" w:rsidRDefault="00000000" w:rsidRPr="00000000" w14:paraId="00000133">
      <w:pPr>
        <w:pStyle w:val="Heading2"/>
        <w:jc w:val="center"/>
        <w:rPr/>
      </w:pPr>
      <w:bookmarkStart w:colFirst="0" w:colLast="0" w:name="_heading=h.oi91fkxjbyz2" w:id="28"/>
      <w:bookmarkEnd w:id="28"/>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jc w:val="center"/>
        <w:rPr/>
      </w:pPr>
      <w:bookmarkStart w:colFirst="0" w:colLast="0" w:name="_heading=h.mjvsfiox5mb5" w:id="29"/>
      <w:bookmarkEnd w:id="29"/>
      <w:r w:rsidDel="00000000" w:rsidR="00000000" w:rsidRPr="00000000">
        <w:rPr>
          <w:rtl w:val="0"/>
        </w:rPr>
        <w:t xml:space="preserve">Microaggressions &amp; Harmful Comments to Avoid With hEDS (And Why They Hurt)</w:t>
      </w:r>
    </w:p>
    <w:p w:rsidR="00000000" w:rsidDel="00000000" w:rsidP="00000000" w:rsidRDefault="00000000" w:rsidRPr="00000000" w14:paraId="00000135">
      <w:pPr>
        <w:pStyle w:val="Heading3"/>
        <w:jc w:val="left"/>
        <w:rPr/>
      </w:pPr>
      <w:bookmarkStart w:colFirst="0" w:colLast="0" w:name="_heading=h.5spcu8fbhb88" w:id="30"/>
      <w:bookmarkEnd w:id="30"/>
      <w:r w:rsidDel="00000000" w:rsidR="00000000" w:rsidRPr="00000000">
        <w:rPr>
          <w:rtl w:val="0"/>
        </w:rPr>
        <w:t xml:space="preserve">EDS</w:t>
      </w:r>
    </w:p>
    <w:p w:rsidR="00000000" w:rsidDel="00000000" w:rsidP="00000000" w:rsidRDefault="00000000" w:rsidRPr="00000000" w14:paraId="00000136">
      <w:pPr>
        <w:rPr/>
      </w:pPr>
      <w:r w:rsidDel="00000000" w:rsidR="00000000" w:rsidRPr="00000000">
        <w:rPr>
          <w:rtl w:val="0"/>
        </w:rPr>
        <w:t xml:space="preserve">1. Dismissing Their Pain or Symptoms</w:t>
      </w:r>
    </w:p>
    <w:p w:rsidR="00000000" w:rsidDel="00000000" w:rsidP="00000000" w:rsidRDefault="00000000" w:rsidRPr="00000000" w14:paraId="00000137">
      <w:pPr>
        <w:rPr/>
      </w:pPr>
      <w:sdt>
        <w:sdtPr>
          <w:id w:val="21776505"/>
          <w:tag w:val="goog_rdk_10"/>
        </w:sdtPr>
        <w:sdtContent>
          <w:r w:rsidDel="00000000" w:rsidR="00000000" w:rsidRPr="00000000">
            <w:rPr>
              <w:rFonts w:ascii="Arial Unicode MS" w:cs="Arial Unicode MS" w:eastAsia="Arial Unicode MS" w:hAnsi="Arial Unicode MS"/>
              <w:rtl w:val="0"/>
            </w:rPr>
            <w:t xml:space="preserve">❌ "You’re too young to be in this much pain."</w:t>
            <w:br w:type="textWrapping"/>
            <w:t xml:space="preserve">❌ "Everyone gets tired/joint pain sometimes."</w:t>
            <w:br w:type="textWrapping"/>
            <w:t xml:space="preserve">Why it’s harmful: hEDS causes legitimate, debilitating pain and fatigue—comparing it to normal aches invalidates their lived experience.</w:t>
          </w:r>
        </w:sdtContent>
      </w:sdt>
    </w:p>
    <w:p w:rsidR="00000000" w:rsidDel="00000000" w:rsidP="00000000" w:rsidRDefault="00000000" w:rsidRPr="00000000" w14:paraId="00000138">
      <w:pPr>
        <w:rPr/>
      </w:pPr>
      <w:r w:rsidDel="00000000" w:rsidR="00000000" w:rsidRPr="00000000">
        <w:rPr>
          <w:rtl w:val="0"/>
        </w:rPr>
        <w:t xml:space="preserve">2. Questioning Their Diagnosis</w:t>
      </w:r>
    </w:p>
    <w:p w:rsidR="00000000" w:rsidDel="00000000" w:rsidP="00000000" w:rsidRDefault="00000000" w:rsidRPr="00000000" w14:paraId="00000139">
      <w:pPr>
        <w:rPr/>
      </w:pPr>
      <w:sdt>
        <w:sdtPr>
          <w:id w:val="942867398"/>
          <w:tag w:val="goog_rdk_11"/>
        </w:sdtPr>
        <w:sdtContent>
          <w:r w:rsidDel="00000000" w:rsidR="00000000" w:rsidRPr="00000000">
            <w:rPr>
              <w:rFonts w:ascii="Arial Unicode MS" w:cs="Arial Unicode MS" w:eastAsia="Arial Unicode MS" w:hAnsi="Arial Unicode MS"/>
              <w:rtl w:val="0"/>
            </w:rPr>
            <w:t xml:space="preserve">❌ "Are you sure it’s not just anxiety?"</w:t>
            <w:br w:type="textWrapping"/>
            <w:t xml:space="preserve">❌ "EDS is so trendy now—how do you really know you have it?"</w:t>
            <w:br w:type="textWrapping"/>
            <w:t xml:space="preserve">Why it’s harmful: Many with hEDS fought for years for a diagnosis. Doubting them reinforces medical gaslighting trauma.</w:t>
          </w:r>
        </w:sdtContent>
      </w:sdt>
    </w:p>
    <w:p w:rsidR="00000000" w:rsidDel="00000000" w:rsidP="00000000" w:rsidRDefault="00000000" w:rsidRPr="00000000" w14:paraId="0000013A">
      <w:pPr>
        <w:rPr/>
      </w:pPr>
      <w:r w:rsidDel="00000000" w:rsidR="00000000" w:rsidRPr="00000000">
        <w:rPr>
          <w:rtl w:val="0"/>
        </w:rPr>
        <w:t xml:space="preserve">3. Backhanded "Compliments" About Flexibility</w:t>
      </w:r>
    </w:p>
    <w:p w:rsidR="00000000" w:rsidDel="00000000" w:rsidP="00000000" w:rsidRDefault="00000000" w:rsidRPr="00000000" w14:paraId="0000013B">
      <w:pPr>
        <w:rPr/>
      </w:pPr>
      <w:sdt>
        <w:sdtPr>
          <w:id w:val="-215094302"/>
          <w:tag w:val="goog_rdk_12"/>
        </w:sdtPr>
        <w:sdtContent>
          <w:r w:rsidDel="00000000" w:rsidR="00000000" w:rsidRPr="00000000">
            <w:rPr>
              <w:rFonts w:ascii="Arial Unicode MS" w:cs="Arial Unicode MS" w:eastAsia="Arial Unicode MS" w:hAnsi="Arial Unicode MS"/>
              <w:rtl w:val="0"/>
            </w:rPr>
            <w:t xml:space="preserve">❌ "Wow, you’re so lucky you’re flexible!"</w:t>
            <w:br w:type="textWrapping"/>
            <w:t xml:space="preserve">❌ "Can you do party tricks with your joints?"</w:t>
            <w:br w:type="textWrapping"/>
            <w:t xml:space="preserve">Why it’s harmful: Hypermobility isn’t a superpower—it causes dislocations, pain, and early arthritis. Treating it as "cool" trivializes their disability.</w:t>
          </w:r>
        </w:sdtContent>
      </w:sdt>
    </w:p>
    <w:p w:rsidR="00000000" w:rsidDel="00000000" w:rsidP="00000000" w:rsidRDefault="00000000" w:rsidRPr="00000000" w14:paraId="0000013C">
      <w:pPr>
        <w:rPr/>
      </w:pPr>
      <w:r w:rsidDel="00000000" w:rsidR="00000000" w:rsidRPr="00000000">
        <w:rPr>
          <w:rtl w:val="0"/>
        </w:rPr>
        <w:t xml:space="preserve">4. Implying They’re Lazy or Not Trying Hard Enough</w:t>
      </w:r>
    </w:p>
    <w:p w:rsidR="00000000" w:rsidDel="00000000" w:rsidP="00000000" w:rsidRDefault="00000000" w:rsidRPr="00000000" w14:paraId="0000013D">
      <w:pPr>
        <w:rPr/>
      </w:pPr>
      <w:sdt>
        <w:sdtPr>
          <w:id w:val="-858286308"/>
          <w:tag w:val="goog_rdk_13"/>
        </w:sdtPr>
        <w:sdtContent>
          <w:r w:rsidDel="00000000" w:rsidR="00000000" w:rsidRPr="00000000">
            <w:rPr>
              <w:rFonts w:ascii="Arial Unicode MS" w:cs="Arial Unicode MS" w:eastAsia="Arial Unicode MS" w:hAnsi="Arial Unicode MS"/>
              <w:rtl w:val="0"/>
            </w:rPr>
            <w:t xml:space="preserve">❌ "If you exercised more, you’d feel better."</w:t>
            <w:br w:type="textWrapping"/>
            <w:t xml:space="preserve">❌ "You’re just not pushing through the pain."</w:t>
            <w:br w:type="textWrapping"/>
            <w:t xml:space="preserve">Why it’s harmful: hEDS requires careful pacing—overexertion leads to injury. This attitude blames them for limitations they can’t control.</w:t>
          </w:r>
        </w:sdtContent>
      </w:sdt>
    </w:p>
    <w:p w:rsidR="00000000" w:rsidDel="00000000" w:rsidP="00000000" w:rsidRDefault="00000000" w:rsidRPr="00000000" w14:paraId="0000013E">
      <w:pPr>
        <w:rPr/>
      </w:pPr>
      <w:r w:rsidDel="00000000" w:rsidR="00000000" w:rsidRPr="00000000">
        <w:rPr>
          <w:rtl w:val="0"/>
        </w:rPr>
        <w:t xml:space="preserve">5. Suggesting It’s "All in Their Head"</w:t>
      </w:r>
    </w:p>
    <w:p w:rsidR="00000000" w:rsidDel="00000000" w:rsidP="00000000" w:rsidRDefault="00000000" w:rsidRPr="00000000" w14:paraId="0000013F">
      <w:pPr>
        <w:rPr/>
      </w:pPr>
      <w:sdt>
        <w:sdtPr>
          <w:id w:val="-876527436"/>
          <w:tag w:val="goog_rdk_14"/>
        </w:sdtPr>
        <w:sdtContent>
          <w:r w:rsidDel="00000000" w:rsidR="00000000" w:rsidRPr="00000000">
            <w:rPr>
              <w:rFonts w:ascii="Arial Unicode MS" w:cs="Arial Unicode MS" w:eastAsia="Arial Unicode MS" w:hAnsi="Arial Unicode MS"/>
              <w:rtl w:val="0"/>
            </w:rPr>
            <w:t xml:space="preserve">❌ "Maybe if you thought positively, your body would heal."</w:t>
            <w:br w:type="textWrapping"/>
            <w:t xml:space="preserve">❌ "Have you tried yoga/meditation? That cured my cousin!"</w:t>
            <w:br w:type="textWrapping"/>
            <w:t xml:space="preserve">Why it’s harmful: hEDS is a physical, genetic disorder—not caused or cured by mindset. This erases their reality.</w:t>
          </w:r>
        </w:sdtContent>
      </w:sdt>
    </w:p>
    <w:p w:rsidR="00000000" w:rsidDel="00000000" w:rsidP="00000000" w:rsidRDefault="00000000" w:rsidRPr="00000000" w14:paraId="00000140">
      <w:pPr>
        <w:rPr/>
      </w:pPr>
      <w:r w:rsidDel="00000000" w:rsidR="00000000" w:rsidRPr="00000000">
        <w:rPr>
          <w:rtl w:val="0"/>
        </w:rPr>
        <w:t xml:space="preserve">6. Touching Them Without Consent</w:t>
      </w:r>
    </w:p>
    <w:p w:rsidR="00000000" w:rsidDel="00000000" w:rsidP="00000000" w:rsidRDefault="00000000" w:rsidRPr="00000000" w14:paraId="00000141">
      <w:pPr>
        <w:rPr/>
      </w:pPr>
      <w:sdt>
        <w:sdtPr>
          <w:id w:val="1151051927"/>
          <w:tag w:val="goog_rdk_15"/>
        </w:sdtPr>
        <w:sdtContent>
          <w:r w:rsidDel="00000000" w:rsidR="00000000" w:rsidRPr="00000000">
            <w:rPr>
              <w:rFonts w:ascii="Arial Unicode MS" w:cs="Arial Unicode MS" w:eastAsia="Arial Unicode MS" w:hAnsi="Arial Unicode MS"/>
              <w:rtl w:val="0"/>
            </w:rPr>
            <w:t xml:space="preserve">❌ Grabbing their arm "to help" without asking.</w:t>
            <w:br w:type="textWrapping"/>
            <w:t xml:space="preserve">❌ Poking their hypermobile joints out of curiosity.</w:t>
            <w:br w:type="textWrapping"/>
            <w:t xml:space="preserve">Why it’s harmful: Many with hEDS have painful skin or joints—unexpected touch can trigger pain or dislocations.</w:t>
          </w:r>
        </w:sdtContent>
      </w:sdt>
    </w:p>
    <w:p w:rsidR="00000000" w:rsidDel="00000000" w:rsidP="00000000" w:rsidRDefault="00000000" w:rsidRPr="00000000" w14:paraId="00000142">
      <w:pPr>
        <w:rPr/>
      </w:pPr>
      <w:r w:rsidDel="00000000" w:rsidR="00000000" w:rsidRPr="00000000">
        <w:rPr>
          <w:rtl w:val="0"/>
        </w:rPr>
        <w:t xml:space="preserve">7. Comparing Them to Others</w:t>
      </w:r>
    </w:p>
    <w:p w:rsidR="00000000" w:rsidDel="00000000" w:rsidP="00000000" w:rsidRDefault="00000000" w:rsidRPr="00000000" w14:paraId="00000143">
      <w:pPr>
        <w:rPr/>
      </w:pPr>
      <w:sdt>
        <w:sdtPr>
          <w:id w:val="1125088950"/>
          <w:tag w:val="goog_rdk_16"/>
        </w:sdtPr>
        <w:sdtContent>
          <w:r w:rsidDel="00000000" w:rsidR="00000000" w:rsidRPr="00000000">
            <w:rPr>
              <w:rFonts w:ascii="Arial Unicode MS" w:cs="Arial Unicode MS" w:eastAsia="Arial Unicode MS" w:hAnsi="Arial Unicode MS"/>
              <w:rtl w:val="0"/>
            </w:rPr>
            <w:t xml:space="preserve">❌ "My friend with EDS works full-time—why can’t you?"</w:t>
            <w:br w:type="textWrapping"/>
            <w:t xml:space="preserve">❌ "But you looked fine yesterday!"</w:t>
            <w:br w:type="textWrapping"/>
            <w:t xml:space="preserve">Why it’s harmful: hEDS symptoms fluctuate daily (good days ≠ cured). Comparisons ignore their invisible struggles.</w:t>
          </w:r>
        </w:sdtContent>
      </w:sdt>
    </w:p>
    <w:p w:rsidR="00000000" w:rsidDel="00000000" w:rsidP="00000000" w:rsidRDefault="00000000" w:rsidRPr="00000000" w14:paraId="00000144">
      <w:pPr>
        <w:rPr/>
      </w:pPr>
      <w:r w:rsidDel="00000000" w:rsidR="00000000" w:rsidRPr="00000000">
        <w:rPr>
          <w:rtl w:val="0"/>
        </w:rPr>
        <w:t xml:space="preserve">8. Minimizing Their Need for Accommodations</w:t>
      </w:r>
    </w:p>
    <w:p w:rsidR="00000000" w:rsidDel="00000000" w:rsidP="00000000" w:rsidRDefault="00000000" w:rsidRPr="00000000" w14:paraId="00000145">
      <w:pPr>
        <w:rPr/>
      </w:pPr>
      <w:sdt>
        <w:sdtPr>
          <w:id w:val="1793051256"/>
          <w:tag w:val="goog_rdk_17"/>
        </w:sdtPr>
        <w:sdtContent>
          <w:r w:rsidDel="00000000" w:rsidR="00000000" w:rsidRPr="00000000">
            <w:rPr>
              <w:rFonts w:ascii="Arial Unicode MS" w:cs="Arial Unicode MS" w:eastAsia="Arial Unicode MS" w:hAnsi="Arial Unicode MS"/>
              <w:rtl w:val="0"/>
            </w:rPr>
            <w:t xml:space="preserve">❌ "Do you really need that wheelchair/cane?"</w:t>
            <w:br w:type="textWrapping"/>
            <w:t xml:space="preserve">❌ "You’re using your diagnosis as an excuse."</w:t>
            <w:br w:type="textWrapping"/>
            <w:t xml:space="preserve">Why it’s harmful: Mobility aids and rest prevent harm—shaming them for self-care forces harmful overexertion.</w:t>
          </w:r>
        </w:sdtContent>
      </w:sdt>
    </w:p>
    <w:p w:rsidR="00000000" w:rsidDel="00000000" w:rsidP="00000000" w:rsidRDefault="00000000" w:rsidRPr="00000000" w14:paraId="00000146">
      <w:pPr>
        <w:rPr/>
      </w:pPr>
      <w:r w:rsidDel="00000000" w:rsidR="00000000" w:rsidRPr="00000000">
        <w:rPr>
          <w:rtl w:val="0"/>
        </w:rPr>
        <w:t xml:space="preserve">9. Assuming They’re "Too Sensitive"</w:t>
      </w:r>
    </w:p>
    <w:p w:rsidR="00000000" w:rsidDel="00000000" w:rsidP="00000000" w:rsidRDefault="00000000" w:rsidRPr="00000000" w14:paraId="00000147">
      <w:pPr>
        <w:rPr/>
      </w:pPr>
      <w:sdt>
        <w:sdtPr>
          <w:id w:val="-1121924333"/>
          <w:tag w:val="goog_rdk_18"/>
        </w:sdtPr>
        <w:sdtContent>
          <w:r w:rsidDel="00000000" w:rsidR="00000000" w:rsidRPr="00000000">
            <w:rPr>
              <w:rFonts w:ascii="Arial Unicode MS" w:cs="Arial Unicode MS" w:eastAsia="Arial Unicode MS" w:hAnsi="Arial Unicode MS"/>
              <w:rtl w:val="0"/>
            </w:rPr>
            <w:t xml:space="preserve">❌ "You’re overreacting—it’s just a little pain."</w:t>
            <w:br w:type="textWrapping"/>
            <w:t xml:space="preserve">❌ "Stop being so dramatic about your symptoms."</w:t>
            <w:br w:type="textWrapping"/>
            <w:t xml:space="preserve">Why it’s harmful: hEDS pain is often severe and chronic—dismissing it isolates them and worsens mental health.</w:t>
          </w:r>
        </w:sdtContent>
      </w:sdt>
    </w:p>
    <w:p w:rsidR="00000000" w:rsidDel="00000000" w:rsidP="00000000" w:rsidRDefault="00000000" w:rsidRPr="00000000" w14:paraId="00000148">
      <w:pPr>
        <w:rPr/>
      </w:pPr>
      <w:r w:rsidDel="00000000" w:rsidR="00000000" w:rsidRPr="00000000">
        <w:rPr>
          <w:rtl w:val="0"/>
        </w:rPr>
        <w:t xml:space="preserve">10. Giving Unsolicited Medical Advice</w:t>
      </w:r>
    </w:p>
    <w:p w:rsidR="00000000" w:rsidDel="00000000" w:rsidP="00000000" w:rsidRDefault="00000000" w:rsidRPr="00000000" w14:paraId="00000149">
      <w:pPr>
        <w:rPr/>
      </w:pPr>
      <w:sdt>
        <w:sdtPr>
          <w:id w:val="593368080"/>
          <w:tag w:val="goog_rdk_19"/>
        </w:sdtPr>
        <w:sdtContent>
          <w:r w:rsidDel="00000000" w:rsidR="00000000" w:rsidRPr="00000000">
            <w:rPr>
              <w:rFonts w:ascii="Arial Unicode MS" w:cs="Arial Unicode MS" w:eastAsia="Arial Unicode MS" w:hAnsi="Arial Unicode MS"/>
              <w:rtl w:val="0"/>
            </w:rPr>
            <w:t xml:space="preserve">❌ "Just take turmeric—it fixes everything!"</w:t>
            <w:br w:type="textWrapping"/>
            <w:t xml:space="preserve">❌ "You should see my doctor; they’ll tell you the real problem."</w:t>
            <w:br w:type="textWrapping"/>
            <w:t xml:space="preserve">Why it’s harmful: They’ve likely tried countless treatments. Unsolicited advice implies they’re not managing their care.</w:t>
          </w:r>
        </w:sdtContent>
      </w:sdt>
    </w:p>
    <w:p w:rsidR="00000000" w:rsidDel="00000000" w:rsidP="00000000" w:rsidRDefault="00000000" w:rsidRPr="00000000" w14:paraId="0000014A">
      <w:pPr>
        <w:pStyle w:val="Heading3"/>
        <w:jc w:val="left"/>
        <w:rPr/>
      </w:pPr>
      <w:bookmarkStart w:colFirst="0" w:colLast="0" w:name="_heading=h.7isfs5finlxp" w:id="31"/>
      <w:bookmarkEnd w:id="31"/>
      <w:r w:rsidDel="00000000" w:rsidR="00000000" w:rsidRPr="00000000">
        <w:rPr>
          <w:rtl w:val="0"/>
        </w:rPr>
        <w:t xml:space="preserve">ADHD</w:t>
      </w:r>
    </w:p>
    <w:p w:rsidR="00000000" w:rsidDel="00000000" w:rsidP="00000000" w:rsidRDefault="00000000" w:rsidRPr="00000000" w14:paraId="0000014B">
      <w:pPr>
        <w:rPr/>
      </w:pPr>
      <w:r w:rsidDel="00000000" w:rsidR="00000000" w:rsidRPr="00000000">
        <w:rPr>
          <w:rtl w:val="0"/>
        </w:rPr>
        <w:t xml:space="preserve">1. Dismissing Their Struggles</w:t>
      </w:r>
    </w:p>
    <w:p w:rsidR="00000000" w:rsidDel="00000000" w:rsidP="00000000" w:rsidRDefault="00000000" w:rsidRPr="00000000" w14:paraId="0000014C">
      <w:pPr>
        <w:rPr/>
      </w:pPr>
      <w:sdt>
        <w:sdtPr>
          <w:id w:val="-366343433"/>
          <w:tag w:val="goog_rdk_20"/>
        </w:sdtPr>
        <w:sdtContent>
          <w:r w:rsidDel="00000000" w:rsidR="00000000" w:rsidRPr="00000000">
            <w:rPr>
              <w:rFonts w:ascii="Arial Unicode MS" w:cs="Arial Unicode MS" w:eastAsia="Arial Unicode MS" w:hAnsi="Arial Unicode MS"/>
              <w:rtl w:val="0"/>
            </w:rPr>
            <w:t xml:space="preserve">❌ "Everyone gets distracted sometimes."</w:t>
            <w:br w:type="textWrapping"/>
            <w:t xml:space="preserve">❌ "Just focus harder—it’s not that difficult."</w:t>
            <w:br w:type="textWrapping"/>
            <w:t xml:space="preserve">Why it’s harmful: ADHD is a neurodevelopmental disorder, not a lack of effort. This invalidates their neurological differences.</w:t>
          </w:r>
        </w:sdtContent>
      </w:sdt>
    </w:p>
    <w:p w:rsidR="00000000" w:rsidDel="00000000" w:rsidP="00000000" w:rsidRDefault="00000000" w:rsidRPr="00000000" w14:paraId="0000014D">
      <w:pPr>
        <w:rPr/>
      </w:pPr>
      <w:r w:rsidDel="00000000" w:rsidR="00000000" w:rsidRPr="00000000">
        <w:rPr>
          <w:rtl w:val="0"/>
        </w:rPr>
        <w:t xml:space="preserve">2. Blaming Laziness or Character</w:t>
      </w:r>
    </w:p>
    <w:p w:rsidR="00000000" w:rsidDel="00000000" w:rsidP="00000000" w:rsidRDefault="00000000" w:rsidRPr="00000000" w14:paraId="0000014E">
      <w:pPr>
        <w:rPr/>
      </w:pPr>
      <w:sdt>
        <w:sdtPr>
          <w:id w:val="-426595962"/>
          <w:tag w:val="goog_rdk_21"/>
        </w:sdtPr>
        <w:sdtContent>
          <w:r w:rsidDel="00000000" w:rsidR="00000000" w:rsidRPr="00000000">
            <w:rPr>
              <w:rFonts w:ascii="Arial Unicode MS" w:cs="Arial Unicode MS" w:eastAsia="Arial Unicode MS" w:hAnsi="Arial Unicode MS"/>
              <w:rtl w:val="0"/>
            </w:rPr>
            <w:t xml:space="preserve">❌ "You’re just lazy/unmotivated."</w:t>
            <w:br w:type="textWrapping"/>
            <w:t xml:space="preserve">❌ "If you cared, you’d remember things."</w:t>
            <w:br w:type="textWrapping"/>
            <w:t xml:space="preserve">Why it’s harmful: ADHD affects working memory and executive function—this shames them for symptoms they can’t control.</w:t>
          </w:r>
        </w:sdtContent>
      </w:sdt>
    </w:p>
    <w:p w:rsidR="00000000" w:rsidDel="00000000" w:rsidP="00000000" w:rsidRDefault="00000000" w:rsidRPr="00000000" w14:paraId="0000014F">
      <w:pPr>
        <w:rPr/>
      </w:pPr>
      <w:r w:rsidDel="00000000" w:rsidR="00000000" w:rsidRPr="00000000">
        <w:rPr>
          <w:rtl w:val="0"/>
        </w:rPr>
        <w:t xml:space="preserve">3. Invalidating Their Diagnosis</w:t>
      </w:r>
    </w:p>
    <w:p w:rsidR="00000000" w:rsidDel="00000000" w:rsidP="00000000" w:rsidRDefault="00000000" w:rsidRPr="00000000" w14:paraId="00000150">
      <w:pPr>
        <w:rPr/>
      </w:pPr>
      <w:sdt>
        <w:sdtPr>
          <w:id w:val="-1373152902"/>
          <w:tag w:val="goog_rdk_22"/>
        </w:sdtPr>
        <w:sdtContent>
          <w:r w:rsidDel="00000000" w:rsidR="00000000" w:rsidRPr="00000000">
            <w:rPr>
              <w:rFonts w:ascii="Arial Unicode MS" w:cs="Arial Unicode MS" w:eastAsia="Arial Unicode MS" w:hAnsi="Arial Unicode MS"/>
              <w:rtl w:val="0"/>
            </w:rPr>
            <w:t xml:space="preserve">❌ "ADHD is overdiagnosed—you’re just quirky."</w:t>
            <w:br w:type="textWrapping"/>
            <w:t xml:space="preserve">❌ "You don’t seem hyper, so you can’t have it."</w:t>
            <w:br w:type="textWrapping"/>
            <w:t xml:space="preserve">Why it’s harmful: Many with ADHD (especially inattentive type or women) mask symptoms. Doubting their diagnosis erases their lived experience.</w:t>
          </w:r>
        </w:sdtContent>
      </w:sdt>
    </w:p>
    <w:p w:rsidR="00000000" w:rsidDel="00000000" w:rsidP="00000000" w:rsidRDefault="00000000" w:rsidRPr="00000000" w14:paraId="00000151">
      <w:pPr>
        <w:rPr/>
      </w:pPr>
      <w:r w:rsidDel="00000000" w:rsidR="00000000" w:rsidRPr="00000000">
        <w:rPr>
          <w:rtl w:val="0"/>
        </w:rPr>
        <w:t xml:space="preserve">4. Toxic Productivity Pressure</w:t>
      </w:r>
    </w:p>
    <w:p w:rsidR="00000000" w:rsidDel="00000000" w:rsidP="00000000" w:rsidRDefault="00000000" w:rsidRPr="00000000" w14:paraId="00000152">
      <w:pPr>
        <w:rPr/>
      </w:pPr>
      <w:sdt>
        <w:sdtPr>
          <w:id w:val="1079127024"/>
          <w:tag w:val="goog_rdk_23"/>
        </w:sdtPr>
        <w:sdtContent>
          <w:r w:rsidDel="00000000" w:rsidR="00000000" w:rsidRPr="00000000">
            <w:rPr>
              <w:rFonts w:ascii="Arial Unicode MS" w:cs="Arial Unicode MS" w:eastAsia="Arial Unicode MS" w:hAnsi="Arial Unicode MS"/>
              <w:rtl w:val="0"/>
            </w:rPr>
            <w:t xml:space="preserve">❌ "You’d get so much done if you just tried."</w:t>
            <w:br w:type="textWrapping"/>
            <w:t xml:space="preserve">❌ "Stop making excuses and manage your time better."</w:t>
            <w:br w:type="textWrapping"/>
            <w:t xml:space="preserve">Why it’s harmful: ADHD brains process time and motivation differently. This ignores their neurological reality.</w:t>
          </w:r>
        </w:sdtContent>
      </w:sdt>
    </w:p>
    <w:p w:rsidR="00000000" w:rsidDel="00000000" w:rsidP="00000000" w:rsidRDefault="00000000" w:rsidRPr="00000000" w14:paraId="00000153">
      <w:pPr>
        <w:rPr/>
      </w:pPr>
      <w:r w:rsidDel="00000000" w:rsidR="00000000" w:rsidRPr="00000000">
        <w:rPr>
          <w:rtl w:val="0"/>
        </w:rPr>
        <w:t xml:space="preserve">5. Shaming Emotional Dysregulation</w:t>
      </w:r>
    </w:p>
    <w:p w:rsidR="00000000" w:rsidDel="00000000" w:rsidP="00000000" w:rsidRDefault="00000000" w:rsidRPr="00000000" w14:paraId="00000154">
      <w:pPr>
        <w:rPr/>
      </w:pPr>
      <w:sdt>
        <w:sdtPr>
          <w:id w:val="-260276107"/>
          <w:tag w:val="goog_rdk_24"/>
        </w:sdtPr>
        <w:sdtContent>
          <w:r w:rsidDel="00000000" w:rsidR="00000000" w:rsidRPr="00000000">
            <w:rPr>
              <w:rFonts w:ascii="Arial Unicode MS" w:cs="Arial Unicode MS" w:eastAsia="Arial Unicode MS" w:hAnsi="Arial Unicode MS"/>
              <w:rtl w:val="0"/>
            </w:rPr>
            <w:t xml:space="preserve">❌ "You’re so oversensitive—calm down."</w:t>
            <w:br w:type="textWrapping"/>
            <w:t xml:space="preserve">❌ "Why are you overreacting?"</w:t>
            <w:br w:type="textWrapping"/>
            <w:t xml:space="preserve">Why it’s harmful: ADHD often includes Rejection Sensitivity Dysphoria (RSD)—emotional pain is physically intense, not "dramatic."</w:t>
          </w:r>
        </w:sdtContent>
      </w:sdt>
    </w:p>
    <w:p w:rsidR="00000000" w:rsidDel="00000000" w:rsidP="00000000" w:rsidRDefault="00000000" w:rsidRPr="00000000" w14:paraId="00000155">
      <w:pPr>
        <w:rPr/>
      </w:pPr>
      <w:r w:rsidDel="00000000" w:rsidR="00000000" w:rsidRPr="00000000">
        <w:rPr>
          <w:rtl w:val="0"/>
        </w:rPr>
        <w:t xml:space="preserve">6. Mocking Forgetfulness or "Zoning Out"</w:t>
      </w:r>
    </w:p>
    <w:p w:rsidR="00000000" w:rsidDel="00000000" w:rsidP="00000000" w:rsidRDefault="00000000" w:rsidRPr="00000000" w14:paraId="00000156">
      <w:pPr>
        <w:rPr/>
      </w:pPr>
      <w:sdt>
        <w:sdtPr>
          <w:id w:val="-1397126795"/>
          <w:tag w:val="goog_rdk_25"/>
        </w:sdtPr>
        <w:sdtContent>
          <w:r w:rsidDel="00000000" w:rsidR="00000000" w:rsidRPr="00000000">
            <w:rPr>
              <w:rFonts w:ascii="Arial Unicode MS" w:cs="Arial Unicode MS" w:eastAsia="Arial Unicode MS" w:hAnsi="Arial Unicode MS"/>
              <w:rtl w:val="0"/>
            </w:rPr>
            <w:t xml:space="preserve">❌ "Were you even listening?" (sarcastically)</w:t>
            <w:br w:type="textWrapping"/>
            <w:t xml:space="preserve">❌ "How do you forget things that easily?"</w:t>
            <w:br w:type="textWrapping"/>
            <w:t xml:space="preserve">Why it’s harmful: Memory lapses are neurological, not intentional. Mockery fuels shame and anxiety.</w:t>
          </w:r>
        </w:sdtContent>
      </w:sdt>
    </w:p>
    <w:p w:rsidR="00000000" w:rsidDel="00000000" w:rsidP="00000000" w:rsidRDefault="00000000" w:rsidRPr="00000000" w14:paraId="00000157">
      <w:pPr>
        <w:rPr/>
      </w:pPr>
      <w:r w:rsidDel="00000000" w:rsidR="00000000" w:rsidRPr="00000000">
        <w:rPr>
          <w:rtl w:val="0"/>
        </w:rPr>
        <w:t xml:space="preserve">7. Comparing Them to Neurotypical Standards</w:t>
      </w:r>
    </w:p>
    <w:p w:rsidR="00000000" w:rsidDel="00000000" w:rsidP="00000000" w:rsidRDefault="00000000" w:rsidRPr="00000000" w14:paraId="00000158">
      <w:pPr>
        <w:rPr/>
      </w:pPr>
      <w:sdt>
        <w:sdtPr>
          <w:id w:val="1408630443"/>
          <w:tag w:val="goog_rdk_26"/>
        </w:sdtPr>
        <w:sdtContent>
          <w:r w:rsidDel="00000000" w:rsidR="00000000" w:rsidRPr="00000000">
            <w:rPr>
              <w:rFonts w:ascii="Arial Unicode MS" w:cs="Arial Unicode MS" w:eastAsia="Arial Unicode MS" w:hAnsi="Arial Unicode MS"/>
              <w:rtl w:val="0"/>
            </w:rPr>
            <w:t xml:space="preserve">❌ *"My 5-year-old can sit still—why can’t you?"*</w:t>
            <w:br w:type="textWrapping"/>
            <w:t xml:space="preserve">❌ "Normal people don’t need reminders for this."</w:t>
            <w:br w:type="textWrapping"/>
            <w:t xml:space="preserve">Why it’s harmful: ADHD brains work differently—comparisons ignore their neurotype.</w:t>
          </w:r>
        </w:sdtContent>
      </w:sdt>
    </w:p>
    <w:p w:rsidR="00000000" w:rsidDel="00000000" w:rsidP="00000000" w:rsidRDefault="00000000" w:rsidRPr="00000000" w14:paraId="00000159">
      <w:pPr>
        <w:rPr/>
      </w:pPr>
      <w:r w:rsidDel="00000000" w:rsidR="00000000" w:rsidRPr="00000000">
        <w:rPr>
          <w:rtl w:val="0"/>
        </w:rPr>
        <w:t xml:space="preserve">8. Dismissing Hyperfocus Interests</w:t>
      </w:r>
    </w:p>
    <w:p w:rsidR="00000000" w:rsidDel="00000000" w:rsidP="00000000" w:rsidRDefault="00000000" w:rsidRPr="00000000" w14:paraId="0000015A">
      <w:pPr>
        <w:rPr/>
      </w:pPr>
      <w:sdt>
        <w:sdtPr>
          <w:id w:val="40231573"/>
          <w:tag w:val="goog_rdk_27"/>
        </w:sdtPr>
        <w:sdtContent>
          <w:r w:rsidDel="00000000" w:rsidR="00000000" w:rsidRPr="00000000">
            <w:rPr>
              <w:rFonts w:ascii="Arial Unicode MS" w:cs="Arial Unicode MS" w:eastAsia="Arial Unicode MS" w:hAnsi="Arial Unicode MS"/>
              <w:rtl w:val="0"/>
            </w:rPr>
            <w:t xml:space="preserve">❌ "Why can’t you focus on important things?"</w:t>
            <w:br w:type="textWrapping"/>
            <w:t xml:space="preserve">❌ "You’re obsessed—it’s weird."</w:t>
            <w:br w:type="textWrapping"/>
            <w:t xml:space="preserve">Why it’s harmful: Hyperfocus is part of ADHD—shaming their passions invalidates a coping mechanism.</w:t>
          </w:r>
        </w:sdtContent>
      </w:sdt>
    </w:p>
    <w:p w:rsidR="00000000" w:rsidDel="00000000" w:rsidP="00000000" w:rsidRDefault="00000000" w:rsidRPr="00000000" w14:paraId="0000015B">
      <w:pPr>
        <w:rPr/>
      </w:pPr>
      <w:r w:rsidDel="00000000" w:rsidR="00000000" w:rsidRPr="00000000">
        <w:rPr>
          <w:rtl w:val="0"/>
        </w:rPr>
        <w:t xml:space="preserve">9. Rejecting Accommodations</w:t>
      </w:r>
    </w:p>
    <w:p w:rsidR="00000000" w:rsidDel="00000000" w:rsidP="00000000" w:rsidRDefault="00000000" w:rsidRPr="00000000" w14:paraId="0000015C">
      <w:pPr>
        <w:rPr/>
      </w:pPr>
      <w:sdt>
        <w:sdtPr>
          <w:id w:val="-367364741"/>
          <w:tag w:val="goog_rdk_28"/>
        </w:sdtPr>
        <w:sdtContent>
          <w:r w:rsidDel="00000000" w:rsidR="00000000" w:rsidRPr="00000000">
            <w:rPr>
              <w:rFonts w:ascii="Arial Unicode MS" w:cs="Arial Unicode MS" w:eastAsia="Arial Unicode MS" w:hAnsi="Arial Unicode MS"/>
              <w:rtl w:val="0"/>
            </w:rPr>
            <w:t xml:space="preserve">❌ "You don’t really need extra time/fidget toys."</w:t>
            <w:br w:type="textWrapping"/>
            <w:t xml:space="preserve">❌ "Stop using ADHD as a crutch."</w:t>
            <w:br w:type="textWrapping"/>
            <w:t xml:space="preserve">Why it’s harmful: Accommodations level the playing field—denying them forces masking, which leads to burnout.</w:t>
          </w:r>
        </w:sdtContent>
      </w:sdt>
    </w:p>
    <w:p w:rsidR="00000000" w:rsidDel="00000000" w:rsidP="00000000" w:rsidRDefault="00000000" w:rsidRPr="00000000" w14:paraId="0000015D">
      <w:pPr>
        <w:rPr/>
      </w:pPr>
      <w:r w:rsidDel="00000000" w:rsidR="00000000" w:rsidRPr="00000000">
        <w:rPr>
          <w:rtl w:val="0"/>
        </w:rPr>
        <w:t xml:space="preserve">10. Attributing Everything to ADHD</w:t>
      </w:r>
    </w:p>
    <w:p w:rsidR="00000000" w:rsidDel="00000000" w:rsidP="00000000" w:rsidRDefault="00000000" w:rsidRPr="00000000" w14:paraId="0000015E">
      <w:pPr>
        <w:rPr/>
      </w:pPr>
      <w:sdt>
        <w:sdtPr>
          <w:id w:val="211448820"/>
          <w:tag w:val="goog_rdk_29"/>
        </w:sdtPr>
        <w:sdtContent>
          <w:r w:rsidDel="00000000" w:rsidR="00000000" w:rsidRPr="00000000">
            <w:rPr>
              <w:rFonts w:ascii="Arial Unicode MS" w:cs="Arial Unicode MS" w:eastAsia="Arial Unicode MS" w:hAnsi="Arial Unicode MS"/>
              <w:rtl w:val="0"/>
            </w:rPr>
            <w:t xml:space="preserve">❌ "Is this your ADHD talking?" (during disagreements)</w:t>
            <w:br w:type="textWrapping"/>
            <w:t xml:space="preserve">❌ "You’re only good at this because of ADHD."</w:t>
            <w:br w:type="textWrapping"/>
            <w:t xml:space="preserve">Why it’s harmful: Reduces them to a diagnosis, not a whole person.</w:t>
          </w:r>
        </w:sdtContent>
      </w:sdt>
    </w:p>
    <w:p w:rsidR="00000000" w:rsidDel="00000000" w:rsidP="00000000" w:rsidRDefault="00000000" w:rsidRPr="00000000" w14:paraId="0000015F">
      <w:pPr>
        <w:pStyle w:val="Heading3"/>
        <w:jc w:val="left"/>
        <w:rPr/>
      </w:pPr>
      <w:bookmarkStart w:colFirst="0" w:colLast="0" w:name="_heading=h.urlri8t5n6co" w:id="32"/>
      <w:bookmarkEnd w:id="32"/>
      <w:r w:rsidDel="00000000" w:rsidR="00000000" w:rsidRPr="00000000">
        <w:rPr>
          <w:rtl w:val="0"/>
        </w:rPr>
        <w:t xml:space="preserve">Autism</w:t>
      </w:r>
    </w:p>
    <w:p w:rsidR="00000000" w:rsidDel="00000000" w:rsidP="00000000" w:rsidRDefault="00000000" w:rsidRPr="00000000" w14:paraId="00000160">
      <w:pPr>
        <w:rPr/>
      </w:pPr>
      <w:r w:rsidDel="00000000" w:rsidR="00000000" w:rsidRPr="00000000">
        <w:rPr>
          <w:rtl w:val="0"/>
        </w:rPr>
        <w:t xml:space="preserve">1. Dismissing Their Needs</w:t>
      </w:r>
    </w:p>
    <w:p w:rsidR="00000000" w:rsidDel="00000000" w:rsidP="00000000" w:rsidRDefault="00000000" w:rsidRPr="00000000" w14:paraId="00000161">
      <w:pPr>
        <w:rPr/>
      </w:pPr>
      <w:sdt>
        <w:sdtPr>
          <w:id w:val="-1822061018"/>
          <w:tag w:val="goog_rdk_30"/>
        </w:sdtPr>
        <w:sdtContent>
          <w:r w:rsidDel="00000000" w:rsidR="00000000" w:rsidRPr="00000000">
            <w:rPr>
              <w:rFonts w:ascii="Arial Unicode MS" w:cs="Arial Unicode MS" w:eastAsia="Arial Unicode MS" w:hAnsi="Arial Unicode MS"/>
              <w:rtl w:val="0"/>
            </w:rPr>
            <w:t xml:space="preserve">❌ "You don’t look autistic."</w:t>
            <w:br w:type="textWrapping"/>
            <w:t xml:space="preserve">❌ "Everyone does that sometimes—it’s not a big deal."</w:t>
            <w:br w:type="textWrapping"/>
            <w:t xml:space="preserve">Why it’s harmful: Autism is an invisible disability—this invalidates their diagnosis and struggles.</w:t>
          </w:r>
        </w:sdtContent>
      </w:sdt>
    </w:p>
    <w:p w:rsidR="00000000" w:rsidDel="00000000" w:rsidP="00000000" w:rsidRDefault="00000000" w:rsidRPr="00000000" w14:paraId="00000162">
      <w:pPr>
        <w:rPr/>
      </w:pPr>
      <w:r w:rsidDel="00000000" w:rsidR="00000000" w:rsidRPr="00000000">
        <w:rPr>
          <w:rtl w:val="0"/>
        </w:rPr>
        <w:t xml:space="preserve">2. Forcing Eye Contact or Neurotypical Social Norms</w:t>
      </w:r>
    </w:p>
    <w:p w:rsidR="00000000" w:rsidDel="00000000" w:rsidP="00000000" w:rsidRDefault="00000000" w:rsidRPr="00000000" w14:paraId="00000163">
      <w:pPr>
        <w:rPr/>
      </w:pPr>
      <w:sdt>
        <w:sdtPr>
          <w:id w:val="-1478116344"/>
          <w:tag w:val="goog_rdk_31"/>
        </w:sdtPr>
        <w:sdtContent>
          <w:r w:rsidDel="00000000" w:rsidR="00000000" w:rsidRPr="00000000">
            <w:rPr>
              <w:rFonts w:ascii="Arial Unicode MS" w:cs="Arial Unicode MS" w:eastAsia="Arial Unicode MS" w:hAnsi="Arial Unicode MS"/>
              <w:rtl w:val="0"/>
            </w:rPr>
            <w:t xml:space="preserve">❌ "Look at me when I’m talking to you!"</w:t>
            <w:br w:type="textWrapping"/>
            <w:t xml:space="preserve">❌ "Stop fidgeting—it’s rude."</w:t>
            <w:br w:type="textWrapping"/>
            <w:t xml:space="preserve">Why it’s harmful: Autistic people may avoid eye contact to focus better or stim to self-regulate. Forcing compliance causes distress.</w:t>
          </w:r>
        </w:sdtContent>
      </w:sdt>
    </w:p>
    <w:p w:rsidR="00000000" w:rsidDel="00000000" w:rsidP="00000000" w:rsidRDefault="00000000" w:rsidRPr="00000000" w14:paraId="00000164">
      <w:pPr>
        <w:rPr/>
      </w:pPr>
      <w:r w:rsidDel="00000000" w:rsidR="00000000" w:rsidRPr="00000000">
        <w:rPr>
          <w:rtl w:val="0"/>
        </w:rPr>
        <w:t xml:space="preserve">3. Invalidating Sensory Sensitivities</w:t>
      </w:r>
    </w:p>
    <w:p w:rsidR="00000000" w:rsidDel="00000000" w:rsidP="00000000" w:rsidRDefault="00000000" w:rsidRPr="00000000" w14:paraId="00000165">
      <w:pPr>
        <w:rPr/>
      </w:pPr>
      <w:sdt>
        <w:sdtPr>
          <w:id w:val="369274367"/>
          <w:tag w:val="goog_rdk_32"/>
        </w:sdtPr>
        <w:sdtContent>
          <w:r w:rsidDel="00000000" w:rsidR="00000000" w:rsidRPr="00000000">
            <w:rPr>
              <w:rFonts w:ascii="Arial Unicode MS" w:cs="Arial Unicode MS" w:eastAsia="Arial Unicode MS" w:hAnsi="Arial Unicode MS"/>
              <w:rtl w:val="0"/>
            </w:rPr>
            <w:t xml:space="preserve">❌ "Just ignore the noise/lights/texture."</w:t>
            <w:br w:type="textWrapping"/>
            <w:t xml:space="preserve">❌ "You’re being too sensitive."</w:t>
            <w:br w:type="textWrapping"/>
            <w:t xml:space="preserve">Why it’s harmful: Sensory pain is physically real—dismissing it can trigger meltdowns/shutdowns.</w:t>
          </w:r>
        </w:sdtContent>
      </w:sdt>
    </w:p>
    <w:p w:rsidR="00000000" w:rsidDel="00000000" w:rsidP="00000000" w:rsidRDefault="00000000" w:rsidRPr="00000000" w14:paraId="00000166">
      <w:pPr>
        <w:rPr/>
      </w:pPr>
      <w:r w:rsidDel="00000000" w:rsidR="00000000" w:rsidRPr="00000000">
        <w:rPr>
          <w:rtl w:val="0"/>
        </w:rPr>
        <w:t xml:space="preserve">4. Mocking Special Interests</w:t>
      </w:r>
    </w:p>
    <w:p w:rsidR="00000000" w:rsidDel="00000000" w:rsidP="00000000" w:rsidRDefault="00000000" w:rsidRPr="00000000" w14:paraId="00000167">
      <w:pPr>
        <w:rPr/>
      </w:pPr>
      <w:sdt>
        <w:sdtPr>
          <w:id w:val="-1355394530"/>
          <w:tag w:val="goog_rdk_33"/>
        </w:sdtPr>
        <w:sdtContent>
          <w:r w:rsidDel="00000000" w:rsidR="00000000" w:rsidRPr="00000000">
            <w:rPr>
              <w:rFonts w:ascii="Arial Unicode MS" w:cs="Arial Unicode MS" w:eastAsia="Arial Unicode MS" w:hAnsi="Arial Unicode MS"/>
              <w:rtl w:val="0"/>
            </w:rPr>
            <w:t xml:space="preserve">❌ "Why do you talk about that all the time?"</w:t>
            <w:br w:type="textWrapping"/>
            <w:t xml:space="preserve">❌ "You’re obsessed—it’s weird."</w:t>
            <w:br w:type="textWrapping"/>
            <w:t xml:space="preserve">Why it’s harmful: Special interests bring joy and stability—shaming them isolates autistic people.</w:t>
          </w:r>
        </w:sdtContent>
      </w:sdt>
    </w:p>
    <w:p w:rsidR="00000000" w:rsidDel="00000000" w:rsidP="00000000" w:rsidRDefault="00000000" w:rsidRPr="00000000" w14:paraId="00000168">
      <w:pPr>
        <w:rPr/>
      </w:pPr>
      <w:r w:rsidDel="00000000" w:rsidR="00000000" w:rsidRPr="00000000">
        <w:rPr>
          <w:rtl w:val="0"/>
        </w:rPr>
        <w:t xml:space="preserve">5. Speaking Over Them or to Their Caregiver Instead</w:t>
      </w:r>
    </w:p>
    <w:p w:rsidR="00000000" w:rsidDel="00000000" w:rsidP="00000000" w:rsidRDefault="00000000" w:rsidRPr="00000000" w14:paraId="00000169">
      <w:pPr>
        <w:rPr/>
      </w:pPr>
      <w:sdt>
        <w:sdtPr>
          <w:id w:val="-953218539"/>
          <w:tag w:val="goog_rdk_34"/>
        </w:sdtPr>
        <w:sdtContent>
          <w:r w:rsidDel="00000000" w:rsidR="00000000" w:rsidRPr="00000000">
            <w:rPr>
              <w:rFonts w:ascii="Arial Unicode MS" w:cs="Arial Unicode MS" w:eastAsia="Arial Unicode MS" w:hAnsi="Arial Unicode MS"/>
              <w:rtl w:val="0"/>
            </w:rPr>
            <w:t xml:space="preserve">❌ Talking about them to others in front of them.</w:t>
            <w:br w:type="textWrapping"/>
            <w:t xml:space="preserve">❌ "What do they like?" (as if they’re not there).</w:t>
            <w:br w:type="textWrapping"/>
            <w:t xml:space="preserve">Why it’s harmful: Treats them as incapable—always address autistic people directly.</w:t>
          </w:r>
        </w:sdtContent>
      </w:sdt>
    </w:p>
    <w:p w:rsidR="00000000" w:rsidDel="00000000" w:rsidP="00000000" w:rsidRDefault="00000000" w:rsidRPr="00000000" w14:paraId="0000016A">
      <w:pPr>
        <w:rPr/>
      </w:pPr>
      <w:r w:rsidDel="00000000" w:rsidR="00000000" w:rsidRPr="00000000">
        <w:rPr>
          <w:rtl w:val="0"/>
        </w:rPr>
        <w:t xml:space="preserve">6. Surprises or Last-Minute Changes Without Warning</w:t>
      </w:r>
    </w:p>
    <w:p w:rsidR="00000000" w:rsidDel="00000000" w:rsidP="00000000" w:rsidRDefault="00000000" w:rsidRPr="00000000" w14:paraId="0000016B">
      <w:pPr>
        <w:rPr/>
      </w:pPr>
      <w:sdt>
        <w:sdtPr>
          <w:id w:val="291708372"/>
          <w:tag w:val="goog_rdk_35"/>
        </w:sdtPr>
        <w:sdtContent>
          <w:r w:rsidDel="00000000" w:rsidR="00000000" w:rsidRPr="00000000">
            <w:rPr>
              <w:rFonts w:ascii="Arial Unicode MS" w:cs="Arial Unicode MS" w:eastAsia="Arial Unicode MS" w:hAnsi="Arial Unicode MS"/>
              <w:rtl w:val="0"/>
            </w:rPr>
            <w:t xml:space="preserve">❌ Springing a schedule change and saying, "Just go with it!"</w:t>
            <w:br w:type="textWrapping"/>
            <w:t xml:space="preserve">Why it’s harmful: Many autistic people need predictability—sudden changes cause extreme anxiety.</w:t>
          </w:r>
        </w:sdtContent>
      </w:sdt>
    </w:p>
    <w:p w:rsidR="00000000" w:rsidDel="00000000" w:rsidP="00000000" w:rsidRDefault="00000000" w:rsidRPr="00000000" w14:paraId="0000016C">
      <w:pPr>
        <w:rPr/>
      </w:pPr>
      <w:r w:rsidDel="00000000" w:rsidR="00000000" w:rsidRPr="00000000">
        <w:rPr>
          <w:rtl w:val="0"/>
        </w:rPr>
        <w:t xml:space="preserve">7. Calling Them "High-" or "Low-Functioning"</w:t>
      </w:r>
    </w:p>
    <w:p w:rsidR="00000000" w:rsidDel="00000000" w:rsidP="00000000" w:rsidRDefault="00000000" w:rsidRPr="00000000" w14:paraId="0000016D">
      <w:pPr>
        <w:rPr/>
      </w:pPr>
      <w:sdt>
        <w:sdtPr>
          <w:id w:val="-2049969719"/>
          <w:tag w:val="goog_rdk_36"/>
        </w:sdtPr>
        <w:sdtContent>
          <w:r w:rsidDel="00000000" w:rsidR="00000000" w:rsidRPr="00000000">
            <w:rPr>
              <w:rFonts w:ascii="Arial Unicode MS" w:cs="Arial Unicode MS" w:eastAsia="Arial Unicode MS" w:hAnsi="Arial Unicode MS"/>
              <w:rtl w:val="0"/>
            </w:rPr>
            <w:t xml:space="preserve">❌ "But you’re so high-functioning!"</w:t>
            <w:br w:type="textWrapping"/>
            <w:t xml:space="preserve">❌ "They’re low-functioning, so they can’t understand."</w:t>
            <w:br w:type="textWrapping"/>
            <w:t xml:space="preserve">Why it’s harmful: These labels ignore strengths/struggles and dehumanize. Use support needs language instead.</w:t>
          </w:r>
        </w:sdtContent>
      </w:sdt>
    </w:p>
    <w:p w:rsidR="00000000" w:rsidDel="00000000" w:rsidP="00000000" w:rsidRDefault="00000000" w:rsidRPr="00000000" w14:paraId="0000016E">
      <w:pPr>
        <w:rPr/>
      </w:pPr>
      <w:r w:rsidDel="00000000" w:rsidR="00000000" w:rsidRPr="00000000">
        <w:rPr>
          <w:rtl w:val="0"/>
        </w:rPr>
        <w:t xml:space="preserve">8. Blaming Autism for Everything</w:t>
      </w:r>
    </w:p>
    <w:p w:rsidR="00000000" w:rsidDel="00000000" w:rsidP="00000000" w:rsidRDefault="00000000" w:rsidRPr="00000000" w14:paraId="0000016F">
      <w:pPr>
        <w:rPr/>
      </w:pPr>
      <w:sdt>
        <w:sdtPr>
          <w:id w:val="926017417"/>
          <w:tag w:val="goog_rdk_37"/>
        </w:sdtPr>
        <w:sdtContent>
          <w:r w:rsidDel="00000000" w:rsidR="00000000" w:rsidRPr="00000000">
            <w:rPr>
              <w:rFonts w:ascii="Arial Unicode MS" w:cs="Arial Unicode MS" w:eastAsia="Arial Unicode MS" w:hAnsi="Arial Unicode MS"/>
              <w:rtl w:val="0"/>
            </w:rPr>
            <w:t xml:space="preserve">❌ "Is this because you’re autistic?" (during conflicts).</w:t>
            <w:br w:type="textWrapping"/>
            <w:t xml:space="preserve">❌ "You only think that way because of your autism."</w:t>
            <w:br w:type="textWrapping"/>
            <w:t xml:space="preserve">Why it’s harmful: Reduces them to a diagnosis—they are whole people with complex thoughts/feelings.</w:t>
          </w:r>
        </w:sdtContent>
      </w:sdt>
    </w:p>
    <w:p w:rsidR="00000000" w:rsidDel="00000000" w:rsidP="00000000" w:rsidRDefault="00000000" w:rsidRPr="00000000" w14:paraId="00000170">
      <w:pPr>
        <w:rPr/>
      </w:pPr>
      <w:r w:rsidDel="00000000" w:rsidR="00000000" w:rsidRPr="00000000">
        <w:rPr>
          <w:rtl w:val="0"/>
        </w:rPr>
        <w:t xml:space="preserve">9. Pressuring Them to "Act Normal"</w:t>
      </w:r>
    </w:p>
    <w:p w:rsidR="00000000" w:rsidDel="00000000" w:rsidP="00000000" w:rsidRDefault="00000000" w:rsidRPr="00000000" w14:paraId="00000171">
      <w:pPr>
        <w:rPr/>
      </w:pPr>
      <w:sdt>
        <w:sdtPr>
          <w:id w:val="1615028628"/>
          <w:tag w:val="goog_rdk_38"/>
        </w:sdtPr>
        <w:sdtContent>
          <w:r w:rsidDel="00000000" w:rsidR="00000000" w:rsidRPr="00000000">
            <w:rPr>
              <w:rFonts w:ascii="Arial Unicode MS" w:cs="Arial Unicode MS" w:eastAsia="Arial Unicode MS" w:hAnsi="Arial Unicode MS"/>
              <w:rtl w:val="0"/>
            </w:rPr>
            <w:t xml:space="preserve">❌ "Can’t you just try harder to fit in?"</w:t>
            <w:br w:type="textWrapping"/>
            <w:t xml:space="preserve">❌ "Stop being so awkward."</w:t>
            <w:br w:type="textWrapping"/>
            <w:t xml:space="preserve">Why it’s harmful: Masking (camouflaging autistic traits) is exhausting and leads to burnout/depression.</w:t>
          </w:r>
        </w:sdtContent>
      </w:sdt>
    </w:p>
    <w:p w:rsidR="00000000" w:rsidDel="00000000" w:rsidP="00000000" w:rsidRDefault="00000000" w:rsidRPr="00000000" w14:paraId="00000172">
      <w:pPr>
        <w:rPr/>
      </w:pPr>
      <w:r w:rsidDel="00000000" w:rsidR="00000000" w:rsidRPr="00000000">
        <w:rPr>
          <w:rtl w:val="0"/>
        </w:rPr>
        <w:t xml:space="preserve">10. Infantilizing Them</w:t>
      </w:r>
    </w:p>
    <w:p w:rsidR="00000000" w:rsidDel="00000000" w:rsidP="00000000" w:rsidRDefault="00000000" w:rsidRPr="00000000" w14:paraId="00000173">
      <w:pPr>
        <w:rPr/>
      </w:pPr>
      <w:sdt>
        <w:sdtPr>
          <w:id w:val="1663202220"/>
          <w:tag w:val="goog_rdk_39"/>
        </w:sdtPr>
        <w:sdtContent>
          <w:r w:rsidDel="00000000" w:rsidR="00000000" w:rsidRPr="00000000">
            <w:rPr>
              <w:rFonts w:ascii="Arial Unicode MS" w:cs="Arial Unicode MS" w:eastAsia="Arial Unicode MS" w:hAnsi="Arial Unicode MS"/>
              <w:rtl w:val="0"/>
            </w:rPr>
            <w:t xml:space="preserve">❌ Using baby talk or oversimplifying speech.</w:t>
            <w:br w:type="textWrapping"/>
            <w:t xml:space="preserve">❌ "Aww, you’re so cute when you stim!"</w:t>
            <w:br w:type="textWrapping"/>
            <w:t xml:space="preserve">Why it’s harmful: Autistic adults deserve respect—patronizing them is dehumanizing.</w:t>
          </w:r>
        </w:sdtContent>
      </w:sdt>
    </w:p>
    <w:p w:rsidR="00000000" w:rsidDel="00000000" w:rsidP="00000000" w:rsidRDefault="00000000" w:rsidRPr="00000000" w14:paraId="00000174">
      <w:pPr>
        <w:pStyle w:val="Heading3"/>
        <w:jc w:val="left"/>
        <w:rPr/>
      </w:pPr>
      <w:bookmarkStart w:colFirst="0" w:colLast="0" w:name="_heading=h.exj0tnqox1rb" w:id="33"/>
      <w:bookmarkEnd w:id="33"/>
      <w:r w:rsidDel="00000000" w:rsidR="00000000" w:rsidRPr="00000000">
        <w:rPr>
          <w:rtl w:val="0"/>
        </w:rPr>
        <w:t xml:space="preserve">Nonbinary And Queer</w:t>
      </w:r>
    </w:p>
    <w:p w:rsidR="00000000" w:rsidDel="00000000" w:rsidP="00000000" w:rsidRDefault="00000000" w:rsidRPr="00000000" w14:paraId="00000175">
      <w:pPr>
        <w:rPr/>
      </w:pPr>
      <w:r w:rsidDel="00000000" w:rsidR="00000000" w:rsidRPr="00000000">
        <w:rPr>
          <w:rtl w:val="0"/>
        </w:rPr>
        <w:t xml:space="preserve">1. Misgendering or Using Deadnames</w:t>
      </w:r>
    </w:p>
    <w:p w:rsidR="00000000" w:rsidDel="00000000" w:rsidP="00000000" w:rsidRDefault="00000000" w:rsidRPr="00000000" w14:paraId="00000176">
      <w:pPr>
        <w:rPr/>
      </w:pPr>
      <w:sdt>
        <w:sdtPr>
          <w:id w:val="-1858194630"/>
          <w:tag w:val="goog_rdk_40"/>
        </w:sdtPr>
        <w:sdtContent>
          <w:r w:rsidDel="00000000" w:rsidR="00000000" w:rsidRPr="00000000">
            <w:rPr>
              <w:rFonts w:ascii="Arial Unicode MS" w:cs="Arial Unicode MS" w:eastAsia="Arial Unicode MS" w:hAnsi="Arial Unicode MS"/>
              <w:rtl w:val="0"/>
            </w:rPr>
            <w:t xml:space="preserve">❌ "But you were so pretty as a girl!"</w:t>
            <w:br w:type="textWrapping"/>
            <w:t xml:space="preserve">❌ "It’s just so hard to remember your pronouns."</w:t>
            <w:br w:type="textWrapping"/>
            <w:t xml:space="preserve">Why it’s harmful: Invalidates their identity and forces them into a binary they don’t align with, causing dysphoria and emotional distress.</w:t>
          </w:r>
        </w:sdtContent>
      </w:sdt>
    </w:p>
    <w:p w:rsidR="00000000" w:rsidDel="00000000" w:rsidP="00000000" w:rsidRDefault="00000000" w:rsidRPr="00000000" w14:paraId="00000177">
      <w:pPr>
        <w:rPr/>
      </w:pPr>
      <w:r w:rsidDel="00000000" w:rsidR="00000000" w:rsidRPr="00000000">
        <w:rPr>
          <w:rtl w:val="0"/>
        </w:rPr>
        <w:t xml:space="preserve">2. Assuming Their Sexuality Based on AGAB</w:t>
      </w:r>
    </w:p>
    <w:p w:rsidR="00000000" w:rsidDel="00000000" w:rsidP="00000000" w:rsidRDefault="00000000" w:rsidRPr="00000000" w14:paraId="00000178">
      <w:pPr>
        <w:rPr/>
      </w:pPr>
      <w:sdt>
        <w:sdtPr>
          <w:id w:val="1173593148"/>
          <w:tag w:val="goog_rdk_41"/>
        </w:sdtPr>
        <w:sdtContent>
          <w:r w:rsidDel="00000000" w:rsidR="00000000" w:rsidRPr="00000000">
            <w:rPr>
              <w:rFonts w:ascii="Arial Unicode MS" w:cs="Arial Unicode MS" w:eastAsia="Arial Unicode MS" w:hAnsi="Arial Unicode MS"/>
              <w:rtl w:val="0"/>
            </w:rPr>
            <w:t xml:space="preserve">❌ "So you’re basically a lesbian, right?"</w:t>
            <w:br w:type="textWrapping"/>
            <w:t xml:space="preserve">❌ "If you’re nonbinary, does that mean you’re straight now?"</w:t>
            <w:br w:type="textWrapping"/>
            <w:t xml:space="preserve">Why it’s harmful: Erases the complexity of their queer identity and reduces them to their assigned gender at birth (AGAB).</w:t>
          </w:r>
        </w:sdtContent>
      </w:sdt>
    </w:p>
    <w:p w:rsidR="00000000" w:rsidDel="00000000" w:rsidP="00000000" w:rsidRDefault="00000000" w:rsidRPr="00000000" w14:paraId="00000179">
      <w:pPr>
        <w:rPr/>
      </w:pPr>
      <w:r w:rsidDel="00000000" w:rsidR="00000000" w:rsidRPr="00000000">
        <w:rPr>
          <w:rtl w:val="0"/>
        </w:rPr>
        <w:t xml:space="preserve">3. Questioning Their "Realness" as Nonbinary</w:t>
      </w:r>
    </w:p>
    <w:p w:rsidR="00000000" w:rsidDel="00000000" w:rsidP="00000000" w:rsidRDefault="00000000" w:rsidRPr="00000000" w14:paraId="0000017A">
      <w:pPr>
        <w:rPr/>
      </w:pPr>
      <w:sdt>
        <w:sdtPr>
          <w:id w:val="418152217"/>
          <w:tag w:val="goog_rdk_42"/>
        </w:sdtPr>
        <w:sdtContent>
          <w:r w:rsidDel="00000000" w:rsidR="00000000" w:rsidRPr="00000000">
            <w:rPr>
              <w:rFonts w:ascii="Arial Unicode MS" w:cs="Arial Unicode MS" w:eastAsia="Arial Unicode MS" w:hAnsi="Arial Unicode MS"/>
              <w:rtl w:val="0"/>
            </w:rPr>
            <w:t xml:space="preserve">❌ "You’re just a tomboy/trendy/confused."</w:t>
            <w:br w:type="textWrapping"/>
            <w:t xml:space="preserve">❌ "How can you be nonbinary if you’re AFAB and feminine?"</w:t>
            <w:br w:type="textWrapping"/>
            <w:t xml:space="preserve">Why it’s harmful: Nonbinary people don’t owe androgyny—this enforces harmful stereotypes and gatekeeps gender.</w:t>
          </w:r>
        </w:sdtContent>
      </w:sdt>
    </w:p>
    <w:p w:rsidR="00000000" w:rsidDel="00000000" w:rsidP="00000000" w:rsidRDefault="00000000" w:rsidRPr="00000000" w14:paraId="0000017B">
      <w:pPr>
        <w:rPr/>
      </w:pPr>
      <w:r w:rsidDel="00000000" w:rsidR="00000000" w:rsidRPr="00000000">
        <w:rPr>
          <w:rtl w:val="0"/>
        </w:rPr>
        <w:t xml:space="preserve">4. Over-Focusing on Their Body or Transition</w:t>
      </w:r>
    </w:p>
    <w:p w:rsidR="00000000" w:rsidDel="00000000" w:rsidP="00000000" w:rsidRDefault="00000000" w:rsidRPr="00000000" w14:paraId="0000017C">
      <w:pPr>
        <w:rPr/>
      </w:pPr>
      <w:sdt>
        <w:sdtPr>
          <w:id w:val="-1204084792"/>
          <w:tag w:val="goog_rdk_43"/>
        </w:sdtPr>
        <w:sdtContent>
          <w:r w:rsidDel="00000000" w:rsidR="00000000" w:rsidRPr="00000000">
            <w:rPr>
              <w:rFonts w:ascii="Arial Unicode MS" w:cs="Arial Unicode MS" w:eastAsia="Arial Unicode MS" w:hAnsi="Arial Unicode MS"/>
              <w:rtl w:val="0"/>
            </w:rPr>
            <w:t xml:space="preserve">❌ "Are you going to get surgery/take hormones?"</w:t>
            <w:br w:type="textWrapping"/>
            <w:t xml:space="preserve">❌ "You don’t look nonbinary."</w:t>
            <w:br w:type="textWrapping"/>
            <w:t xml:space="preserve">Why it’s harmful: Reduces their identity to physical traits and medical choices, which are private and personal.</w:t>
          </w:r>
        </w:sdtContent>
      </w:sdt>
    </w:p>
    <w:p w:rsidR="00000000" w:rsidDel="00000000" w:rsidP="00000000" w:rsidRDefault="00000000" w:rsidRPr="00000000" w14:paraId="0000017D">
      <w:pPr>
        <w:rPr/>
      </w:pPr>
      <w:r w:rsidDel="00000000" w:rsidR="00000000" w:rsidRPr="00000000">
        <w:rPr>
          <w:rtl w:val="0"/>
        </w:rPr>
        <w:t xml:space="preserve">5. Tokenizing or Fetishizing Them</w:t>
      </w:r>
    </w:p>
    <w:p w:rsidR="00000000" w:rsidDel="00000000" w:rsidP="00000000" w:rsidRDefault="00000000" w:rsidRPr="00000000" w14:paraId="0000017E">
      <w:pPr>
        <w:rPr/>
      </w:pPr>
      <w:sdt>
        <w:sdtPr>
          <w:id w:val="2109604894"/>
          <w:tag w:val="goog_rdk_44"/>
        </w:sdtPr>
        <w:sdtContent>
          <w:r w:rsidDel="00000000" w:rsidR="00000000" w:rsidRPr="00000000">
            <w:rPr>
              <w:rFonts w:ascii="Arial Unicode MS" w:cs="Arial Unicode MS" w:eastAsia="Arial Unicode MS" w:hAnsi="Arial Unicode MS"/>
              <w:rtl w:val="0"/>
            </w:rPr>
            <w:t xml:space="preserve">❌ "You’re my favorite nonbinary person!"</w:t>
            <w:br w:type="textWrapping"/>
            <w:t xml:space="preserve">❌ "Queer AFABs are so hot right now."</w:t>
            <w:br w:type="textWrapping"/>
            <w:t xml:space="preserve">Why it’s harmful: Treats them as a novelty or trend, not a human being.</w:t>
          </w:r>
        </w:sdtContent>
      </w:sdt>
    </w:p>
    <w:p w:rsidR="00000000" w:rsidDel="00000000" w:rsidP="00000000" w:rsidRDefault="00000000" w:rsidRPr="00000000" w14:paraId="0000017F">
      <w:pPr>
        <w:rPr/>
      </w:pPr>
      <w:r w:rsidDel="00000000" w:rsidR="00000000" w:rsidRPr="00000000">
        <w:rPr>
          <w:rtl w:val="0"/>
        </w:rPr>
        <w:t xml:space="preserve">6. Using Gendered Language Unnecessarily</w:t>
      </w:r>
    </w:p>
    <w:p w:rsidR="00000000" w:rsidDel="00000000" w:rsidP="00000000" w:rsidRDefault="00000000" w:rsidRPr="00000000" w14:paraId="00000180">
      <w:pPr>
        <w:rPr/>
      </w:pPr>
      <w:sdt>
        <w:sdtPr>
          <w:id w:val="1774196227"/>
          <w:tag w:val="goog_rdk_45"/>
        </w:sdtPr>
        <w:sdtContent>
          <w:r w:rsidDel="00000000" w:rsidR="00000000" w:rsidRPr="00000000">
            <w:rPr>
              <w:rFonts w:ascii="Arial Unicode MS" w:cs="Arial Unicode MS" w:eastAsia="Arial Unicode MS" w:hAnsi="Arial Unicode MS"/>
              <w:rtl w:val="0"/>
            </w:rPr>
            <w:t xml:space="preserve">❌ "Ladies and... uh... whatever you are."</w:t>
            <w:br w:type="textWrapping"/>
            <w:t xml:space="preserve">❌ "Hey girls!" (when they’re in a group).</w:t>
            <w:br w:type="textWrapping"/>
            <w:t xml:space="preserve">Why it’s harmful: Forces them into binary categories they’ve explicitly rejected.</w:t>
          </w:r>
        </w:sdtContent>
      </w:sdt>
    </w:p>
    <w:p w:rsidR="00000000" w:rsidDel="00000000" w:rsidP="00000000" w:rsidRDefault="00000000" w:rsidRPr="00000000" w14:paraId="00000181">
      <w:pPr>
        <w:rPr/>
      </w:pPr>
      <w:r w:rsidDel="00000000" w:rsidR="00000000" w:rsidRPr="00000000">
        <w:rPr>
          <w:rtl w:val="0"/>
        </w:rPr>
        <w:t xml:space="preserve">7. Assuming Their Trauma or Struggles</w:t>
      </w:r>
    </w:p>
    <w:p w:rsidR="00000000" w:rsidDel="00000000" w:rsidP="00000000" w:rsidRDefault="00000000" w:rsidRPr="00000000" w14:paraId="00000182">
      <w:pPr>
        <w:rPr/>
      </w:pPr>
      <w:sdt>
        <w:sdtPr>
          <w:id w:val="-1399740631"/>
          <w:tag w:val="goog_rdk_46"/>
        </w:sdtPr>
        <w:sdtContent>
          <w:r w:rsidDel="00000000" w:rsidR="00000000" w:rsidRPr="00000000">
            <w:rPr>
              <w:rFonts w:ascii="Arial Unicode MS" w:cs="Arial Unicode MS" w:eastAsia="Arial Unicode MS" w:hAnsi="Arial Unicode MS"/>
              <w:rtl w:val="0"/>
            </w:rPr>
            <w:t xml:space="preserve">❌ "You’re only nonbinary because of internalized misogyny."</w:t>
            <w:br w:type="textWrapping"/>
            <w:t xml:space="preserve">❌ "You’d be happier if you just accepted being a woman."</w:t>
            <w:br w:type="textWrapping"/>
            <w:t xml:space="preserve">Why it’s harmful: Armchair-analyzes their identity, implying it’s a "phase" or trauma response.</w:t>
          </w:r>
        </w:sdtContent>
      </w:sdt>
    </w:p>
    <w:p w:rsidR="00000000" w:rsidDel="00000000" w:rsidP="00000000" w:rsidRDefault="00000000" w:rsidRPr="00000000" w14:paraId="00000183">
      <w:pPr>
        <w:rPr/>
      </w:pPr>
      <w:r w:rsidDel="00000000" w:rsidR="00000000" w:rsidRPr="00000000">
        <w:rPr>
          <w:rtl w:val="0"/>
        </w:rPr>
        <w:t xml:space="preserve">8. Backhanded "Compliments"</w:t>
      </w:r>
    </w:p>
    <w:p w:rsidR="00000000" w:rsidDel="00000000" w:rsidP="00000000" w:rsidRDefault="00000000" w:rsidRPr="00000000" w14:paraId="00000184">
      <w:pPr>
        <w:rPr/>
      </w:pPr>
      <w:sdt>
        <w:sdtPr>
          <w:id w:val="-1647099909"/>
          <w:tag w:val="goog_rdk_47"/>
        </w:sdtPr>
        <w:sdtContent>
          <w:r w:rsidDel="00000000" w:rsidR="00000000" w:rsidRPr="00000000">
            <w:rPr>
              <w:rFonts w:ascii="Arial Unicode MS" w:cs="Arial Unicode MS" w:eastAsia="Arial Unicode MS" w:hAnsi="Arial Unicode MS"/>
              <w:rtl w:val="0"/>
            </w:rPr>
            <w:t xml:space="preserve">❌ "You’re so brave for dressing like that!"</w:t>
            <w:br w:type="textWrapping"/>
            <w:t xml:space="preserve">❌ "I could never pull off your look—I care what people think."</w:t>
            <w:br w:type="textWrapping"/>
            <w:t xml:space="preserve">Why it’s harmful: Implies their identity is inherently controversial or shameful.</w:t>
          </w:r>
        </w:sdtContent>
      </w:sdt>
    </w:p>
    <w:p w:rsidR="00000000" w:rsidDel="00000000" w:rsidP="00000000" w:rsidRDefault="00000000" w:rsidRPr="00000000" w14:paraId="00000185">
      <w:pPr>
        <w:rPr/>
      </w:pPr>
      <w:r w:rsidDel="00000000" w:rsidR="00000000" w:rsidRPr="00000000">
        <w:rPr>
          <w:rtl w:val="0"/>
        </w:rPr>
        <w:t xml:space="preserve">9. Pressuring Them to Explain Their Identity</w:t>
      </w:r>
    </w:p>
    <w:p w:rsidR="00000000" w:rsidDel="00000000" w:rsidP="00000000" w:rsidRDefault="00000000" w:rsidRPr="00000000" w14:paraId="00000186">
      <w:pPr>
        <w:rPr/>
      </w:pPr>
      <w:sdt>
        <w:sdtPr>
          <w:id w:val="1334861738"/>
          <w:tag w:val="goog_rdk_48"/>
        </w:sdtPr>
        <w:sdtContent>
          <w:r w:rsidDel="00000000" w:rsidR="00000000" w:rsidRPr="00000000">
            <w:rPr>
              <w:rFonts w:ascii="Arial Unicode MS" w:cs="Arial Unicode MS" w:eastAsia="Arial Unicode MS" w:hAnsi="Arial Unicode MS"/>
              <w:rtl w:val="0"/>
            </w:rPr>
            <w:t xml:space="preserve">❌ "But what are you, really?"</w:t>
            <w:br w:type="textWrapping"/>
            <w:t xml:space="preserve">❌ "Can you draw me a diagram of your gender?"</w:t>
            <w:br w:type="textWrapping"/>
            <w:t xml:space="preserve">Why it’s harmful: They don’t owe education—this puts emotional labor on them.</w:t>
          </w:r>
        </w:sdtContent>
      </w:sdt>
    </w:p>
    <w:p w:rsidR="00000000" w:rsidDel="00000000" w:rsidP="00000000" w:rsidRDefault="00000000" w:rsidRPr="00000000" w14:paraId="00000187">
      <w:pPr>
        <w:rPr/>
      </w:pPr>
      <w:r w:rsidDel="00000000" w:rsidR="00000000" w:rsidRPr="00000000">
        <w:rPr>
          <w:rtl w:val="0"/>
        </w:rPr>
        <w:t xml:space="preserve">10. Ignoring Their Queerness in Relationships</w:t>
      </w:r>
    </w:p>
    <w:p w:rsidR="00000000" w:rsidDel="00000000" w:rsidP="00000000" w:rsidRDefault="00000000" w:rsidRPr="00000000" w14:paraId="00000188">
      <w:pPr>
        <w:rPr/>
      </w:pPr>
      <w:sdt>
        <w:sdtPr>
          <w:id w:val="1742710287"/>
          <w:tag w:val="goog_rdk_49"/>
        </w:sdtPr>
        <w:sdtContent>
          <w:r w:rsidDel="00000000" w:rsidR="00000000" w:rsidRPr="00000000">
            <w:rPr>
              <w:rFonts w:ascii="Arial Unicode MS" w:cs="Arial Unicode MS" w:eastAsia="Arial Unicode MS" w:hAnsi="Arial Unicode MS"/>
              <w:rtl w:val="0"/>
            </w:rPr>
            <w:t xml:space="preserve">❌ Referring to their partner as their "friend" or "roommate."</w:t>
            <w:br w:type="textWrapping"/>
            <w:t xml:space="preserve">❌ "So does this mean you’re straight now?" (if dating a man).</w:t>
            <w:br w:type="textWrapping"/>
            <w:t xml:space="preserve">Why it’s harmful: Erases their queer identity and reinforces heteronormativity.</w:t>
          </w:r>
        </w:sdtContent>
      </w:sdt>
    </w:p>
    <w:p w:rsidR="00000000" w:rsidDel="00000000" w:rsidP="00000000" w:rsidRDefault="00000000" w:rsidRPr="00000000" w14:paraId="00000189">
      <w:pPr>
        <w:pStyle w:val="Heading3"/>
        <w:jc w:val="left"/>
        <w:rPr/>
      </w:pPr>
      <w:bookmarkStart w:colFirst="0" w:colLast="0" w:name="_heading=h.xozoe6axaa5h" w:id="34"/>
      <w:bookmarkEnd w:id="34"/>
      <w:r w:rsidDel="00000000" w:rsidR="00000000" w:rsidRPr="00000000">
        <w:rPr>
          <w:rtl w:val="0"/>
        </w:rPr>
        <w:t xml:space="preserve">Polyamorous</w:t>
      </w:r>
    </w:p>
    <w:p w:rsidR="00000000" w:rsidDel="00000000" w:rsidP="00000000" w:rsidRDefault="00000000" w:rsidRPr="00000000" w14:paraId="0000018A">
      <w:pPr>
        <w:rPr/>
      </w:pPr>
      <w:r w:rsidDel="00000000" w:rsidR="00000000" w:rsidRPr="00000000">
        <w:rPr>
          <w:rtl w:val="0"/>
        </w:rPr>
        <w:t xml:space="preserve">1. Invalidating Their Relationships</w:t>
      </w:r>
    </w:p>
    <w:p w:rsidR="00000000" w:rsidDel="00000000" w:rsidP="00000000" w:rsidRDefault="00000000" w:rsidRPr="00000000" w14:paraId="0000018B">
      <w:pPr>
        <w:rPr/>
      </w:pPr>
      <w:sdt>
        <w:sdtPr>
          <w:id w:val="-1489426622"/>
          <w:tag w:val="goog_rdk_50"/>
        </w:sdtPr>
        <w:sdtContent>
          <w:r w:rsidDel="00000000" w:rsidR="00000000" w:rsidRPr="00000000">
            <w:rPr>
              <w:rFonts w:ascii="Arial Unicode MS" w:cs="Arial Unicode MS" w:eastAsia="Arial Unicode MS" w:hAnsi="Arial Unicode MS"/>
              <w:rtl w:val="0"/>
            </w:rPr>
            <w:t xml:space="preserve">❌ "It’s just a phase—you’ll settle down eventually."</w:t>
            <w:br w:type="textWrapping"/>
            <w:t xml:space="preserve">❌ "You’re just afraid of commitment."</w:t>
            <w:br w:type="textWrapping"/>
            <w:t xml:space="preserve">Why it’s harmful: Polyamory is a valid relationship structure, not a lack of maturity. This dismisses their emotional capacity and love as "lesser."</w:t>
          </w:r>
        </w:sdtContent>
      </w:sdt>
    </w:p>
    <w:p w:rsidR="00000000" w:rsidDel="00000000" w:rsidP="00000000" w:rsidRDefault="00000000" w:rsidRPr="00000000" w14:paraId="0000018C">
      <w:pPr>
        <w:rPr/>
      </w:pPr>
      <w:r w:rsidDel="00000000" w:rsidR="00000000" w:rsidRPr="00000000">
        <w:rPr>
          <w:rtl w:val="0"/>
        </w:rPr>
        <w:t xml:space="preserve">2. Assuming It’s About Sex or Greed</w:t>
      </w:r>
    </w:p>
    <w:p w:rsidR="00000000" w:rsidDel="00000000" w:rsidP="00000000" w:rsidRDefault="00000000" w:rsidRPr="00000000" w14:paraId="0000018D">
      <w:pPr>
        <w:rPr/>
      </w:pPr>
      <w:sdt>
        <w:sdtPr>
          <w:id w:val="-1339998887"/>
          <w:tag w:val="goog_rdk_51"/>
        </w:sdtPr>
        <w:sdtContent>
          <w:r w:rsidDel="00000000" w:rsidR="00000000" w:rsidRPr="00000000">
            <w:rPr>
              <w:rFonts w:ascii="Arial Unicode MS" w:cs="Arial Unicode MS" w:eastAsia="Arial Unicode MS" w:hAnsi="Arial Unicode MS"/>
              <w:rtl w:val="0"/>
            </w:rPr>
            <w:t xml:space="preserve">❌ "So you’re just greedy/horny?"</w:t>
            <w:br w:type="textWrapping"/>
            <w:t xml:space="preserve">❌ "You must have a high body count."</w:t>
            <w:br w:type="textWrapping"/>
            <w:t xml:space="preserve">Why it’s harmful: Reduces polyamory to sexuality alone, ignoring emotional bonds, love, and commitment.</w:t>
          </w:r>
        </w:sdtContent>
      </w:sdt>
    </w:p>
    <w:p w:rsidR="00000000" w:rsidDel="00000000" w:rsidP="00000000" w:rsidRDefault="00000000" w:rsidRPr="00000000" w14:paraId="0000018E">
      <w:pPr>
        <w:rPr/>
      </w:pPr>
      <w:r w:rsidDel="00000000" w:rsidR="00000000" w:rsidRPr="00000000">
        <w:rPr>
          <w:rtl w:val="0"/>
        </w:rPr>
        <w:t xml:space="preserve">3. Calling It "Cheating With Permission"</w:t>
      </w:r>
    </w:p>
    <w:p w:rsidR="00000000" w:rsidDel="00000000" w:rsidP="00000000" w:rsidRDefault="00000000" w:rsidRPr="00000000" w14:paraId="0000018F">
      <w:pPr>
        <w:rPr/>
      </w:pPr>
      <w:sdt>
        <w:sdtPr>
          <w:id w:val="790936910"/>
          <w:tag w:val="goog_rdk_52"/>
        </w:sdtPr>
        <w:sdtContent>
          <w:r w:rsidDel="00000000" w:rsidR="00000000" w:rsidRPr="00000000">
            <w:rPr>
              <w:rFonts w:ascii="Arial Unicode MS" w:cs="Arial Unicode MS" w:eastAsia="Arial Unicode MS" w:hAnsi="Arial Unicode MS"/>
              <w:rtl w:val="0"/>
            </w:rPr>
            <w:t xml:space="preserve">❌ "How is this different from cheating?"</w:t>
            <w:br w:type="textWrapping"/>
            <w:t xml:space="preserve">❌ "Your partners must be desperate to share you."</w:t>
            <w:br w:type="textWrapping"/>
            <w:t xml:space="preserve">Why it’s harmful: Polyamory is consensual and ethical—comparing it to cheating implies dishonesty.</w:t>
          </w:r>
        </w:sdtContent>
      </w:sdt>
    </w:p>
    <w:p w:rsidR="00000000" w:rsidDel="00000000" w:rsidP="00000000" w:rsidRDefault="00000000" w:rsidRPr="00000000" w14:paraId="00000190">
      <w:pPr>
        <w:rPr/>
      </w:pPr>
      <w:r w:rsidDel="00000000" w:rsidR="00000000" w:rsidRPr="00000000">
        <w:rPr>
          <w:rtl w:val="0"/>
        </w:rPr>
        <w:t xml:space="preserve">4. Pitying Their Partners</w:t>
      </w:r>
    </w:p>
    <w:p w:rsidR="00000000" w:rsidDel="00000000" w:rsidP="00000000" w:rsidRDefault="00000000" w:rsidRPr="00000000" w14:paraId="00000191">
      <w:pPr>
        <w:rPr/>
      </w:pPr>
      <w:sdt>
        <w:sdtPr>
          <w:id w:val="-317292618"/>
          <w:tag w:val="goog_rdk_53"/>
        </w:sdtPr>
        <w:sdtContent>
          <w:r w:rsidDel="00000000" w:rsidR="00000000" w:rsidRPr="00000000">
            <w:rPr>
              <w:rFonts w:ascii="Arial Unicode MS" w:cs="Arial Unicode MS" w:eastAsia="Arial Unicode MS" w:hAnsi="Arial Unicode MS"/>
              <w:rtl w:val="0"/>
            </w:rPr>
            <w:t xml:space="preserve">❌ "I feel bad for your partners—they deserve better."</w:t>
            <w:br w:type="textWrapping"/>
            <w:t xml:space="preserve">❌ "They’re just waiting for you to pick one."</w:t>
            <w:br w:type="textWrapping"/>
            <w:t xml:space="preserve">Why it’s harmful: Assumes poly relationships are unfulfilling, ignoring that all partners actively choose this dynamic.</w:t>
          </w:r>
        </w:sdtContent>
      </w:sdt>
    </w:p>
    <w:p w:rsidR="00000000" w:rsidDel="00000000" w:rsidP="00000000" w:rsidRDefault="00000000" w:rsidRPr="00000000" w14:paraId="00000192">
      <w:pPr>
        <w:rPr/>
      </w:pPr>
      <w:r w:rsidDel="00000000" w:rsidR="00000000" w:rsidRPr="00000000">
        <w:rPr>
          <w:rtl w:val="0"/>
        </w:rPr>
        <w:t xml:space="preserve">5. Treating It as a Threat</w:t>
      </w:r>
    </w:p>
    <w:p w:rsidR="00000000" w:rsidDel="00000000" w:rsidP="00000000" w:rsidRDefault="00000000" w:rsidRPr="00000000" w14:paraId="00000193">
      <w:pPr>
        <w:rPr/>
      </w:pPr>
      <w:sdt>
        <w:sdtPr>
          <w:id w:val="1763791817"/>
          <w:tag w:val="goog_rdk_54"/>
        </w:sdtPr>
        <w:sdtContent>
          <w:r w:rsidDel="00000000" w:rsidR="00000000" w:rsidRPr="00000000">
            <w:rPr>
              <w:rFonts w:ascii="Arial Unicode MS" w:cs="Arial Unicode MS" w:eastAsia="Arial Unicode MS" w:hAnsi="Arial Unicode MS"/>
              <w:rtl w:val="0"/>
            </w:rPr>
            <w:t xml:space="preserve">❌ "Polyamory is why no one believes in love anymore."</w:t>
            <w:br w:type="textWrapping"/>
            <w:t xml:space="preserve">❌ "You’re ruining traditional relationships."</w:t>
            <w:br w:type="textWrapping"/>
            <w:t xml:space="preserve">Why it’s harmful: Positions polyamory as a moral failing, when it’s simply a different way to love.</w:t>
          </w:r>
        </w:sdtContent>
      </w:sdt>
    </w:p>
    <w:p w:rsidR="00000000" w:rsidDel="00000000" w:rsidP="00000000" w:rsidRDefault="00000000" w:rsidRPr="00000000" w14:paraId="00000194">
      <w:pPr>
        <w:rPr/>
      </w:pPr>
      <w:r w:rsidDel="00000000" w:rsidR="00000000" w:rsidRPr="00000000">
        <w:rPr>
          <w:rtl w:val="0"/>
        </w:rPr>
        <w:t xml:space="preserve">6. Demanding Details About Their Sex Life</w:t>
      </w:r>
    </w:p>
    <w:p w:rsidR="00000000" w:rsidDel="00000000" w:rsidP="00000000" w:rsidRDefault="00000000" w:rsidRPr="00000000" w14:paraId="00000195">
      <w:pPr>
        <w:rPr/>
      </w:pPr>
      <w:sdt>
        <w:sdtPr>
          <w:id w:val="2115842413"/>
          <w:tag w:val="goog_rdk_55"/>
        </w:sdtPr>
        <w:sdtContent>
          <w:r w:rsidDel="00000000" w:rsidR="00000000" w:rsidRPr="00000000">
            <w:rPr>
              <w:rFonts w:ascii="Arial Unicode MS" w:cs="Arial Unicode MS" w:eastAsia="Arial Unicode MS" w:hAnsi="Arial Unicode MS"/>
              <w:rtl w:val="0"/>
            </w:rPr>
            <w:t xml:space="preserve">❌ "So… do you all sleep together?"</w:t>
            <w:br w:type="textWrapping"/>
            <w:t xml:space="preserve">❌ "Who’s your favorite partner?"</w:t>
            <w:br w:type="textWrapping"/>
            <w:t xml:space="preserve">Why it’s harmful: Sexualizes their relationships and invades privacy—would you ask a monogamous couple this?</w:t>
          </w:r>
        </w:sdtContent>
      </w:sdt>
    </w:p>
    <w:p w:rsidR="00000000" w:rsidDel="00000000" w:rsidP="00000000" w:rsidRDefault="00000000" w:rsidRPr="00000000" w14:paraId="00000196">
      <w:pPr>
        <w:rPr/>
      </w:pPr>
      <w:r w:rsidDel="00000000" w:rsidR="00000000" w:rsidRPr="00000000">
        <w:rPr>
          <w:rtl w:val="0"/>
        </w:rPr>
        <w:t xml:space="preserve">7. Assuming Jealousy Doesn’t Exist</w:t>
      </w:r>
    </w:p>
    <w:p w:rsidR="00000000" w:rsidDel="00000000" w:rsidP="00000000" w:rsidRDefault="00000000" w:rsidRPr="00000000" w14:paraId="00000197">
      <w:pPr>
        <w:rPr/>
      </w:pPr>
      <w:sdt>
        <w:sdtPr>
          <w:id w:val="-1431078519"/>
          <w:tag w:val="goog_rdk_56"/>
        </w:sdtPr>
        <w:sdtContent>
          <w:r w:rsidDel="00000000" w:rsidR="00000000" w:rsidRPr="00000000">
            <w:rPr>
              <w:rFonts w:ascii="Arial Unicode MS" w:cs="Arial Unicode MS" w:eastAsia="Arial Unicode MS" w:hAnsi="Arial Unicode MS"/>
              <w:rtl w:val="0"/>
            </w:rPr>
            <w:t xml:space="preserve">❌ "Poly people must not really love their partners if they don’t get jealous."</w:t>
            <w:br w:type="textWrapping"/>
            <w:t xml:space="preserve">❌ "I could never share—I actually care about my partner."</w:t>
            <w:br w:type="textWrapping"/>
            <w:t xml:space="preserve">Why it’s harmful: Poly people do experience jealousy—they just navigate it differently. This implies their love is shallow.</w:t>
          </w:r>
        </w:sdtContent>
      </w:sdt>
    </w:p>
    <w:p w:rsidR="00000000" w:rsidDel="00000000" w:rsidP="00000000" w:rsidRDefault="00000000" w:rsidRPr="00000000" w14:paraId="00000198">
      <w:pPr>
        <w:rPr/>
      </w:pPr>
      <w:r w:rsidDel="00000000" w:rsidR="00000000" w:rsidRPr="00000000">
        <w:rPr>
          <w:rtl w:val="0"/>
        </w:rPr>
        <w:t xml:space="preserve">8. Tokenizing or Fetishizing Them</w:t>
      </w:r>
    </w:p>
    <w:p w:rsidR="00000000" w:rsidDel="00000000" w:rsidP="00000000" w:rsidRDefault="00000000" w:rsidRPr="00000000" w14:paraId="00000199">
      <w:pPr>
        <w:rPr/>
      </w:pPr>
      <w:sdt>
        <w:sdtPr>
          <w:id w:val="-302398024"/>
          <w:tag w:val="goog_rdk_57"/>
        </w:sdtPr>
        <w:sdtContent>
          <w:r w:rsidDel="00000000" w:rsidR="00000000" w:rsidRPr="00000000">
            <w:rPr>
              <w:rFonts w:ascii="Arial Unicode MS" w:cs="Arial Unicode MS" w:eastAsia="Arial Unicode MS" w:hAnsi="Arial Unicode MS"/>
              <w:rtl w:val="0"/>
            </w:rPr>
            <w:t xml:space="preserve">❌ "Can I watch you with your partners?"</w:t>
            <w:br w:type="textWrapping"/>
            <w:t xml:space="preserve">❌ "You’re so lucky—I wish I could cheat guilt-free!"</w:t>
            <w:br w:type="textWrapping"/>
            <w:t xml:space="preserve">Why it’s harmful: Treats them like a fantasy or spectacle, not a person with real feelings.</w:t>
          </w:r>
        </w:sdtContent>
      </w:sdt>
    </w:p>
    <w:p w:rsidR="00000000" w:rsidDel="00000000" w:rsidP="00000000" w:rsidRDefault="00000000" w:rsidRPr="00000000" w14:paraId="0000019A">
      <w:pPr>
        <w:rPr/>
      </w:pPr>
      <w:r w:rsidDel="00000000" w:rsidR="00000000" w:rsidRPr="00000000">
        <w:rPr>
          <w:rtl w:val="0"/>
        </w:rPr>
        <w:t xml:space="preserve">9. Questioning Their Family Structures</w:t>
      </w:r>
    </w:p>
    <w:p w:rsidR="00000000" w:rsidDel="00000000" w:rsidP="00000000" w:rsidRDefault="00000000" w:rsidRPr="00000000" w14:paraId="0000019B">
      <w:pPr>
        <w:rPr/>
      </w:pPr>
      <w:sdt>
        <w:sdtPr>
          <w:id w:val="-334834028"/>
          <w:tag w:val="goog_rdk_58"/>
        </w:sdtPr>
        <w:sdtContent>
          <w:r w:rsidDel="00000000" w:rsidR="00000000" w:rsidRPr="00000000">
            <w:rPr>
              <w:rFonts w:ascii="Arial Unicode MS" w:cs="Arial Unicode MS" w:eastAsia="Arial Unicode MS" w:hAnsi="Arial Unicode MS"/>
              <w:rtl w:val="0"/>
            </w:rPr>
            <w:t xml:space="preserve">❌ "But what about the kids? They’ll be so confused!"</w:t>
            <w:br w:type="textWrapping"/>
            <w:t xml:space="preserve">❌ "Real families have two parents, max."</w:t>
            <w:br w:type="textWrapping"/>
            <w:t xml:space="preserve">Why it’s harmful: Poly families provide love and stability—this assumes they’re inherently harmful.</w:t>
          </w:r>
        </w:sdtContent>
      </w:sdt>
    </w:p>
    <w:p w:rsidR="00000000" w:rsidDel="00000000" w:rsidP="00000000" w:rsidRDefault="00000000" w:rsidRPr="00000000" w14:paraId="0000019C">
      <w:pPr>
        <w:rPr/>
      </w:pPr>
      <w:r w:rsidDel="00000000" w:rsidR="00000000" w:rsidRPr="00000000">
        <w:rPr>
          <w:rtl w:val="0"/>
        </w:rPr>
        <w:t xml:space="preserve">10. Blaming Polyamory for Any Relationship Issues</w:t>
      </w:r>
    </w:p>
    <w:p w:rsidR="00000000" w:rsidDel="00000000" w:rsidP="00000000" w:rsidRDefault="00000000" w:rsidRPr="00000000" w14:paraId="0000019D">
      <w:pPr>
        <w:rPr/>
      </w:pPr>
      <w:sdt>
        <w:sdtPr>
          <w:id w:val="-871623032"/>
          <w:tag w:val="goog_rdk_59"/>
        </w:sdtPr>
        <w:sdtContent>
          <w:r w:rsidDel="00000000" w:rsidR="00000000" w:rsidRPr="00000000">
            <w:rPr>
              <w:rFonts w:ascii="Arial Unicode MS" w:cs="Arial Unicode MS" w:eastAsia="Arial Unicode MS" w:hAnsi="Arial Unicode MS"/>
              <w:rtl w:val="0"/>
            </w:rPr>
            <w:t xml:space="preserve">❌ "See? This is why poly doesn’t work." (during a disagreement).</w:t>
            <w:br w:type="textWrapping"/>
            <w:t xml:space="preserve">❌ "You’d be happier if you just picked one person."</w:t>
            <w:br w:type="textWrapping"/>
            <w:t xml:space="preserve">Why it’s harmful: Monogamous relationships also have struggles—this unfairly scapegoats polyamory.</w:t>
          </w:r>
        </w:sdtContent>
      </w:sdt>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jc w:val="center"/>
        <w:rPr/>
      </w:pPr>
      <w:bookmarkStart w:colFirst="0" w:colLast="0" w:name="_heading=h.x9zfdlm3x635" w:id="35"/>
      <w:bookmarkEnd w:id="35"/>
      <w:r w:rsidDel="00000000" w:rsidR="00000000" w:rsidRPr="00000000">
        <w:rPr>
          <w:rtl w:val="0"/>
        </w:rPr>
        <w:t xml:space="preserve">What to Do Instead</w:t>
      </w:r>
    </w:p>
    <w:p w:rsidR="00000000" w:rsidDel="00000000" w:rsidP="00000000" w:rsidRDefault="00000000" w:rsidRPr="00000000" w14:paraId="000001A1">
      <w:pPr>
        <w:pStyle w:val="Heading3"/>
        <w:jc w:val="left"/>
        <w:rPr/>
      </w:pPr>
      <w:bookmarkStart w:colFirst="0" w:colLast="0" w:name="_heading=h.g88472kz1kuv" w:id="36"/>
      <w:bookmarkEnd w:id="36"/>
      <w:r w:rsidDel="00000000" w:rsidR="00000000" w:rsidRPr="00000000">
        <w:rPr>
          <w:rtl w:val="0"/>
        </w:rPr>
        <w:t xml:space="preserve">EDS</w:t>
      </w:r>
    </w:p>
    <w:p w:rsidR="00000000" w:rsidDel="00000000" w:rsidP="00000000" w:rsidRDefault="00000000" w:rsidRPr="00000000" w14:paraId="000001A2">
      <w:pPr>
        <w:rPr/>
      </w:pPr>
      <w:sdt>
        <w:sdtPr>
          <w:id w:val="1632537507"/>
          <w:tag w:val="goog_rdk_60"/>
        </w:sdtPr>
        <w:sdtContent>
          <w:r w:rsidDel="00000000" w:rsidR="00000000" w:rsidRPr="00000000">
            <w:rPr>
              <w:rFonts w:ascii="Arial Unicode MS" w:cs="Arial Unicode MS" w:eastAsia="Arial Unicode MS" w:hAnsi="Arial Unicode MS"/>
              <w:rtl w:val="0"/>
            </w:rPr>
            <w:t xml:space="preserve">✔ Believe them without skepticism.</w:t>
            <w:br w:type="textWrapping"/>
            <w:t xml:space="preserve">✔ Ask before touching or helping ("Can I offer support?").</w:t>
            <w:br w:type="textWrapping"/>
            <w:t xml:space="preserve">✔ Respect fluctuating limits (good days ≠ recovery).</w:t>
            <w:br w:type="textWrapping"/>
            <w:t xml:space="preserve">✔ Validate their pain ("That sounds really hard").</w:t>
          </w:r>
        </w:sdtContent>
      </w:sdt>
    </w:p>
    <w:p w:rsidR="00000000" w:rsidDel="00000000" w:rsidP="00000000" w:rsidRDefault="00000000" w:rsidRPr="00000000" w14:paraId="000001A3">
      <w:pPr>
        <w:rPr/>
      </w:pPr>
      <w:r w:rsidDel="00000000" w:rsidR="00000000" w:rsidRPr="00000000">
        <w:rPr>
          <w:rtl w:val="0"/>
        </w:rPr>
        <w:t xml:space="preserve">Key reminder: hEDS is an invisible, lifelong disability. Microaggressions pile up, worsening isolation and trauma. Small changes in language show respect and reduce harm.</w:t>
      </w:r>
    </w:p>
    <w:p w:rsidR="00000000" w:rsidDel="00000000" w:rsidP="00000000" w:rsidRDefault="00000000" w:rsidRPr="00000000" w14:paraId="000001A4">
      <w:pPr>
        <w:pStyle w:val="Heading3"/>
        <w:jc w:val="left"/>
        <w:rPr>
          <w:b w:val="0"/>
          <w:color w:val="f8faff"/>
          <w:sz w:val="27"/>
          <w:szCs w:val="27"/>
          <w:u w:val="none"/>
        </w:rPr>
      </w:pPr>
      <w:bookmarkStart w:colFirst="0" w:colLast="0" w:name="_heading=h.8ni42mbnfc7h" w:id="37"/>
      <w:bookmarkEnd w:id="37"/>
      <w:r w:rsidDel="00000000" w:rsidR="00000000" w:rsidRPr="00000000">
        <w:rPr>
          <w:rtl w:val="0"/>
        </w:rPr>
        <w:t xml:space="preserve">Adhd</w:t>
      </w:r>
      <w:r w:rsidDel="00000000" w:rsidR="00000000" w:rsidRPr="00000000">
        <w:rPr>
          <w:rtl w:val="0"/>
        </w:rPr>
      </w:r>
    </w:p>
    <w:p w:rsidR="00000000" w:rsidDel="00000000" w:rsidP="00000000" w:rsidRDefault="00000000" w:rsidRPr="00000000" w14:paraId="000001A5">
      <w:pPr>
        <w:rPr/>
      </w:pPr>
      <w:sdt>
        <w:sdtPr>
          <w:id w:val="-404003936"/>
          <w:tag w:val="goog_rdk_61"/>
        </w:sdtPr>
        <w:sdtContent>
          <w:r w:rsidDel="00000000" w:rsidR="00000000" w:rsidRPr="00000000">
            <w:rPr>
              <w:rFonts w:ascii="Arial Unicode MS" w:cs="Arial Unicode MS" w:eastAsia="Arial Unicode MS" w:hAnsi="Arial Unicode MS"/>
              <w:rtl w:val="0"/>
            </w:rPr>
            <w:t xml:space="preserve">✔ Believe their experience without judgment.</w:t>
            <w:br w:type="textWrapping"/>
            <w:t xml:space="preserve">✔ Ask: "What strategies help you?"</w:t>
            <w:br w:type="textWrapping"/>
            <w:t xml:space="preserve">✔ Offer patience—"Take your time; I’m listening."</w:t>
            <w:br w:type="textWrapping"/>
            <w:t xml:space="preserve">✔ Celebrate neurodivergent strengths—creativity, problem-solving, passion!</w:t>
          </w:r>
        </w:sdtContent>
      </w:sdt>
    </w:p>
    <w:p w:rsidR="00000000" w:rsidDel="00000000" w:rsidP="00000000" w:rsidRDefault="00000000" w:rsidRPr="00000000" w14:paraId="000001A6">
      <w:pPr>
        <w:rPr/>
      </w:pPr>
      <w:r w:rsidDel="00000000" w:rsidR="00000000" w:rsidRPr="00000000">
        <w:rPr>
          <w:rtl w:val="0"/>
        </w:rPr>
        <w:t xml:space="preserve">Key reminder: ADHD is lifelong and brain-based. Microaggressions pile up, worsening anxiety, shame, and self-doubt.</w:t>
      </w:r>
    </w:p>
    <w:p w:rsidR="00000000" w:rsidDel="00000000" w:rsidP="00000000" w:rsidRDefault="00000000" w:rsidRPr="00000000" w14:paraId="000001A7">
      <w:pPr>
        <w:pStyle w:val="Heading3"/>
        <w:jc w:val="left"/>
        <w:rPr/>
      </w:pPr>
      <w:bookmarkStart w:colFirst="0" w:colLast="0" w:name="_heading=h.y4d3fh6wb6s1" w:id="38"/>
      <w:bookmarkEnd w:id="38"/>
      <w:r w:rsidDel="00000000" w:rsidR="00000000" w:rsidRPr="00000000">
        <w:rPr>
          <w:rtl w:val="0"/>
        </w:rPr>
        <w:t xml:space="preserve">Autism</w:t>
      </w:r>
    </w:p>
    <w:p w:rsidR="00000000" w:rsidDel="00000000" w:rsidP="00000000" w:rsidRDefault="00000000" w:rsidRPr="00000000" w14:paraId="000001A8">
      <w:pPr>
        <w:rPr/>
      </w:pPr>
      <w:sdt>
        <w:sdtPr>
          <w:id w:val="823020944"/>
          <w:tag w:val="goog_rdk_62"/>
        </w:sdtPr>
        <w:sdtContent>
          <w:r w:rsidDel="00000000" w:rsidR="00000000" w:rsidRPr="00000000">
            <w:rPr>
              <w:rFonts w:ascii="Arial Unicode MS" w:cs="Arial Unicode MS" w:eastAsia="Arial Unicode MS" w:hAnsi="Arial Unicode MS"/>
              <w:rtl w:val="0"/>
            </w:rPr>
            <w:t xml:space="preserve">✔ Ask about preferences ("How can I make this easier for you?").</w:t>
            <w:br w:type="textWrapping"/>
            <w:t xml:space="preserve">✔ Give advance notice for changes when possible.</w:t>
            <w:br w:type="textWrapping"/>
            <w:t xml:space="preserve">✔ Respect stimming/special interests—they’re vital coping tools.</w:t>
            <w:br w:type="textWrapping"/>
            <w:t xml:space="preserve">✔ Use clear, direct communication (sarcasm/innuendo can confuse).</w:t>
          </w:r>
        </w:sdtContent>
      </w:sdt>
    </w:p>
    <w:p w:rsidR="00000000" w:rsidDel="00000000" w:rsidP="00000000" w:rsidRDefault="00000000" w:rsidRPr="00000000" w14:paraId="000001A9">
      <w:pPr>
        <w:rPr/>
      </w:pPr>
      <w:r w:rsidDel="00000000" w:rsidR="00000000" w:rsidRPr="00000000">
        <w:rPr>
          <w:rtl w:val="0"/>
        </w:rPr>
        <w:t xml:space="preserve">Key reminder: Autism is a lifelong neurotype, not a "flaw." Microaggressions isolate and damage mental health. Small adjustments show respect and build trust.</w:t>
      </w:r>
    </w:p>
    <w:p w:rsidR="00000000" w:rsidDel="00000000" w:rsidP="00000000" w:rsidRDefault="00000000" w:rsidRPr="00000000" w14:paraId="000001AA">
      <w:pPr>
        <w:pStyle w:val="Heading3"/>
        <w:jc w:val="left"/>
        <w:rPr/>
      </w:pPr>
      <w:bookmarkStart w:colFirst="0" w:colLast="0" w:name="_heading=h.12kquqbey8zg" w:id="39"/>
      <w:bookmarkEnd w:id="39"/>
      <w:r w:rsidDel="00000000" w:rsidR="00000000" w:rsidRPr="00000000">
        <w:rPr>
          <w:rtl w:val="0"/>
        </w:rPr>
        <w:t xml:space="preserve">Nonbinary and Queer</w:t>
      </w:r>
    </w:p>
    <w:p w:rsidR="00000000" w:rsidDel="00000000" w:rsidP="00000000" w:rsidRDefault="00000000" w:rsidRPr="00000000" w14:paraId="000001AB">
      <w:pPr>
        <w:rPr/>
      </w:pPr>
      <w:sdt>
        <w:sdtPr>
          <w:id w:val="1749994531"/>
          <w:tag w:val="goog_rdk_63"/>
        </w:sdtPr>
        <w:sdtContent>
          <w:r w:rsidDel="00000000" w:rsidR="00000000" w:rsidRPr="00000000">
            <w:rPr>
              <w:rFonts w:ascii="Arial Unicode MS" w:cs="Arial Unicode MS" w:eastAsia="Arial Unicode MS" w:hAnsi="Arial Unicode MS"/>
              <w:rtl w:val="0"/>
            </w:rPr>
            <w:t xml:space="preserve">Use their name &amp; pronouns correctly (practice if needed!).</w:t>
            <w:br w:type="textWrapping"/>
            <w:t xml:space="preserve">✔ Say "folks" or "everyone" instead of gendered terms.</w:t>
            <w:br w:type="textWrapping"/>
            <w:t xml:space="preserve">✔ Respect their boundaries—don’t ask invasive questions.</w:t>
            <w:br w:type="textWrapping"/>
            <w:t xml:space="preserve">✔ Acknowledge their queerness without fetishizing it.</w:t>
          </w:r>
        </w:sdtContent>
      </w:sdt>
    </w:p>
    <w:p w:rsidR="00000000" w:rsidDel="00000000" w:rsidP="00000000" w:rsidRDefault="00000000" w:rsidRPr="00000000" w14:paraId="000001AC">
      <w:pPr>
        <w:rPr/>
      </w:pPr>
      <w:r w:rsidDel="00000000" w:rsidR="00000000" w:rsidRPr="00000000">
        <w:rPr>
          <w:rtl w:val="0"/>
        </w:rPr>
        <w:t xml:space="preserve">Key reminder: Nonbinary AFAB queer people face double marginalization (sexism + transphobia + queerphobia). Microaggressions pile up and cause lasting harm.</w:t>
      </w:r>
    </w:p>
    <w:p w:rsidR="00000000" w:rsidDel="00000000" w:rsidP="00000000" w:rsidRDefault="00000000" w:rsidRPr="00000000" w14:paraId="000001AD">
      <w:pPr>
        <w:pStyle w:val="Heading3"/>
        <w:jc w:val="left"/>
        <w:rPr/>
      </w:pPr>
      <w:bookmarkStart w:colFirst="0" w:colLast="0" w:name="_heading=h.etwv41eymr7c" w:id="40"/>
      <w:bookmarkEnd w:id="40"/>
      <w:r w:rsidDel="00000000" w:rsidR="00000000" w:rsidRPr="00000000">
        <w:rPr>
          <w:rtl w:val="0"/>
        </w:rPr>
        <w:t xml:space="preserve">Polyamorous</w:t>
      </w:r>
    </w:p>
    <w:p w:rsidR="00000000" w:rsidDel="00000000" w:rsidP="00000000" w:rsidRDefault="00000000" w:rsidRPr="00000000" w14:paraId="000001AE">
      <w:pPr>
        <w:rPr/>
      </w:pPr>
      <w:sdt>
        <w:sdtPr>
          <w:id w:val="1373801442"/>
          <w:tag w:val="goog_rdk_64"/>
        </w:sdtPr>
        <w:sdtContent>
          <w:r w:rsidDel="00000000" w:rsidR="00000000" w:rsidRPr="00000000">
            <w:rPr>
              <w:rFonts w:ascii="Arial Unicode MS" w:cs="Arial Unicode MS" w:eastAsia="Arial Unicode MS" w:hAnsi="Arial Unicode MS"/>
              <w:rtl w:val="0"/>
            </w:rPr>
            <w:t xml:space="preserve">✔ Use neutral language (e.g., "partners" vs. "boyfriend/girlfriend").</w:t>
            <w:br w:type="textWrapping"/>
            <w:t xml:space="preserve">✔ Respect privacy—don’t ask for intimate details.</w:t>
            <w:br w:type="textWrapping"/>
            <w:t xml:space="preserve">✔ Trust that their relationships are consensual.</w:t>
            <w:br w:type="textWrapping"/>
            <w:t xml:space="preserve">✔ Celebrate their happiness without backhanded judgments.</w:t>
          </w:r>
        </w:sdtContent>
      </w:sdt>
    </w:p>
    <w:p w:rsidR="00000000" w:rsidDel="00000000" w:rsidP="00000000" w:rsidRDefault="00000000" w:rsidRPr="00000000" w14:paraId="000001AF">
      <w:pPr>
        <w:rPr/>
      </w:pPr>
      <w:r w:rsidDel="00000000" w:rsidR="00000000" w:rsidRPr="00000000">
        <w:rPr>
          <w:rtl w:val="0"/>
        </w:rPr>
        <w:t xml:space="preserve">Key reminder: Polyamory is about ethical, communicative love—not a "lack of morals." Microaggressions isolate and stigmatize poly people.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jc w:val="center"/>
        <w:rPr/>
      </w:pPr>
      <w:bookmarkStart w:colFirst="0" w:colLast="0" w:name="_heading=h.3c249r5u1095" w:id="41"/>
      <w:bookmarkEnd w:id="41"/>
      <w:r w:rsidDel="00000000" w:rsidR="00000000" w:rsidRPr="00000000">
        <w:rPr>
          <w:rtl w:val="0"/>
        </w:rPr>
        <w:t xml:space="preserve">Glossary</w:t>
      </w:r>
    </w:p>
    <w:p w:rsidR="00000000" w:rsidDel="00000000" w:rsidP="00000000" w:rsidRDefault="00000000" w:rsidRPr="00000000" w14:paraId="000001B2">
      <w:pPr>
        <w:pStyle w:val="Heading2"/>
        <w:rPr/>
      </w:pPr>
      <w:bookmarkStart w:colFirst="0" w:colLast="0" w:name="_heading=h.whe6p8bctl57" w:id="42"/>
      <w:bookmarkEnd w:id="42"/>
      <w:r w:rsidDel="00000000" w:rsidR="00000000" w:rsidRPr="00000000">
        <w:rPr>
          <w:rtl w:val="0"/>
        </w:rPr>
        <w:t xml:space="preserve">Health Terms</w:t>
      </w:r>
      <w:r w:rsidDel="00000000" w:rsidR="00000000" w:rsidRPr="00000000">
        <w:rPr>
          <w:rtl w:val="0"/>
        </w:rPr>
      </w:r>
    </w:p>
    <w:p w:rsidR="00000000" w:rsidDel="00000000" w:rsidP="00000000" w:rsidRDefault="00000000" w:rsidRPr="00000000" w14:paraId="000001B3">
      <w:pPr>
        <w:numPr>
          <w:ilvl w:val="0"/>
          <w:numId w:val="5"/>
        </w:numPr>
        <w:spacing w:after="0" w:afterAutospacing="0"/>
        <w:ind w:left="720" w:hanging="360"/>
        <w:rPr/>
      </w:pPr>
      <w:r w:rsidDel="00000000" w:rsidR="00000000" w:rsidRPr="00000000">
        <w:rPr>
          <w:b w:val="1"/>
          <w:rtl w:val="0"/>
        </w:rPr>
        <w:t xml:space="preserve">ADHD</w:t>
      </w:r>
      <w:r w:rsidDel="00000000" w:rsidR="00000000" w:rsidRPr="00000000">
        <w:rPr>
          <w:rtl w:val="0"/>
        </w:rPr>
        <w:t xml:space="preserve"> (Attention-Deficit/Hyperactivity Disorder) – A neurodevelopmental disorder characterized by inattention, hyperactivity, and impulsivity.</w:t>
      </w:r>
    </w:p>
    <w:p w:rsidR="00000000" w:rsidDel="00000000" w:rsidP="00000000" w:rsidRDefault="00000000" w:rsidRPr="00000000" w14:paraId="000001B4">
      <w:pPr>
        <w:numPr>
          <w:ilvl w:val="0"/>
          <w:numId w:val="5"/>
        </w:numPr>
        <w:spacing w:after="0" w:afterAutospacing="0" w:before="0" w:beforeAutospacing="0"/>
        <w:ind w:left="720" w:hanging="360"/>
        <w:rPr/>
      </w:pPr>
      <w:r w:rsidDel="00000000" w:rsidR="00000000" w:rsidRPr="00000000">
        <w:rPr>
          <w:b w:val="1"/>
          <w:rtl w:val="0"/>
        </w:rPr>
        <w:t xml:space="preserve">Arthralgia</w:t>
      </w:r>
      <w:r w:rsidDel="00000000" w:rsidR="00000000" w:rsidRPr="00000000">
        <w:rPr>
          <w:rtl w:val="0"/>
        </w:rPr>
        <w:t xml:space="preserve"> – Joint pain without overt inflammation.</w:t>
      </w:r>
    </w:p>
    <w:p w:rsidR="00000000" w:rsidDel="00000000" w:rsidP="00000000" w:rsidRDefault="00000000" w:rsidRPr="00000000" w14:paraId="000001B5">
      <w:pPr>
        <w:numPr>
          <w:ilvl w:val="0"/>
          <w:numId w:val="5"/>
        </w:numPr>
        <w:spacing w:after="0" w:afterAutospacing="0" w:before="0" w:beforeAutospacing="0"/>
        <w:ind w:left="720" w:hanging="360"/>
        <w:rPr/>
      </w:pPr>
      <w:r w:rsidDel="00000000" w:rsidR="00000000" w:rsidRPr="00000000">
        <w:rPr>
          <w:b w:val="1"/>
          <w:rtl w:val="0"/>
        </w:rPr>
        <w:t xml:space="preserve">Atrophic Scarring</w:t>
      </w:r>
      <w:r w:rsidDel="00000000" w:rsidR="00000000" w:rsidRPr="00000000">
        <w:rPr>
          <w:rtl w:val="0"/>
        </w:rPr>
        <w:t xml:space="preserve"> – Thin, depressed scars due to impaired tissue repair.</w:t>
      </w:r>
    </w:p>
    <w:p w:rsidR="00000000" w:rsidDel="00000000" w:rsidP="00000000" w:rsidRDefault="00000000" w:rsidRPr="00000000" w14:paraId="000001B6">
      <w:pPr>
        <w:numPr>
          <w:ilvl w:val="0"/>
          <w:numId w:val="5"/>
        </w:numPr>
        <w:spacing w:after="0" w:afterAutospacing="0" w:before="0" w:beforeAutospacing="0"/>
        <w:ind w:left="720" w:hanging="360"/>
        <w:rPr/>
      </w:pPr>
      <w:r w:rsidDel="00000000" w:rsidR="00000000" w:rsidRPr="00000000">
        <w:rPr>
          <w:b w:val="1"/>
          <w:rtl w:val="0"/>
        </w:rPr>
        <w:t xml:space="preserve">Autonomic Dysfunction</w:t>
      </w:r>
      <w:r w:rsidDel="00000000" w:rsidR="00000000" w:rsidRPr="00000000">
        <w:rPr>
          <w:rtl w:val="0"/>
        </w:rPr>
        <w:t xml:space="preserve"> (Dysautonomia) – Dysregulation of the autonomic nervous system, often causing POTS, temperature intolerance, and GI issues.</w:t>
      </w:r>
    </w:p>
    <w:p w:rsidR="00000000" w:rsidDel="00000000" w:rsidP="00000000" w:rsidRDefault="00000000" w:rsidRPr="00000000" w14:paraId="000001B7">
      <w:pPr>
        <w:numPr>
          <w:ilvl w:val="0"/>
          <w:numId w:val="5"/>
        </w:numPr>
        <w:spacing w:after="0" w:afterAutospacing="0" w:before="0" w:beforeAutospacing="0"/>
        <w:ind w:left="720" w:hanging="360"/>
        <w:rPr/>
      </w:pPr>
      <w:r w:rsidDel="00000000" w:rsidR="00000000" w:rsidRPr="00000000">
        <w:rPr>
          <w:b w:val="1"/>
          <w:rtl w:val="0"/>
        </w:rPr>
        <w:t xml:space="preserve">Blue Sclera</w:t>
      </w:r>
      <w:r w:rsidDel="00000000" w:rsidR="00000000" w:rsidRPr="00000000">
        <w:rPr>
          <w:rtl w:val="0"/>
        </w:rPr>
        <w:t xml:space="preserve"> – A bluish tint in the white of the eye, indicating thinning of the sclera.</w:t>
      </w:r>
    </w:p>
    <w:p w:rsidR="00000000" w:rsidDel="00000000" w:rsidP="00000000" w:rsidRDefault="00000000" w:rsidRPr="00000000" w14:paraId="000001B8">
      <w:pPr>
        <w:numPr>
          <w:ilvl w:val="0"/>
          <w:numId w:val="5"/>
        </w:numPr>
        <w:spacing w:after="0" w:afterAutospacing="0" w:before="0" w:beforeAutospacing="0"/>
        <w:ind w:left="720" w:hanging="360"/>
        <w:rPr/>
      </w:pPr>
      <w:r w:rsidDel="00000000" w:rsidR="00000000" w:rsidRPr="00000000">
        <w:rPr>
          <w:b w:val="1"/>
          <w:rtl w:val="0"/>
        </w:rPr>
        <w:t xml:space="preserve">Chronic Fatigue Syndrome</w:t>
      </w:r>
      <w:r w:rsidDel="00000000" w:rsidR="00000000" w:rsidRPr="00000000">
        <w:rPr>
          <w:rtl w:val="0"/>
        </w:rPr>
        <w:t xml:space="preserve"> – Persistent, unexplained exhaustion not relieved by rest.</w:t>
      </w:r>
    </w:p>
    <w:p w:rsidR="00000000" w:rsidDel="00000000" w:rsidP="00000000" w:rsidRDefault="00000000" w:rsidRPr="00000000" w14:paraId="000001B9">
      <w:pPr>
        <w:numPr>
          <w:ilvl w:val="0"/>
          <w:numId w:val="5"/>
        </w:numPr>
        <w:spacing w:after="0" w:afterAutospacing="0" w:before="0" w:beforeAutospacing="0"/>
        <w:ind w:left="720" w:hanging="360"/>
        <w:rPr/>
      </w:pPr>
      <w:r w:rsidDel="00000000" w:rsidR="00000000" w:rsidRPr="00000000">
        <w:rPr>
          <w:b w:val="1"/>
          <w:rtl w:val="0"/>
        </w:rPr>
        <w:t xml:space="preserve">Dislocations</w:t>
      </w:r>
      <w:r w:rsidDel="00000000" w:rsidR="00000000" w:rsidRPr="00000000">
        <w:rPr>
          <w:rtl w:val="0"/>
        </w:rPr>
        <w:t xml:space="preserve"> – Complete separation of joint surfaces.</w:t>
      </w:r>
    </w:p>
    <w:p w:rsidR="00000000" w:rsidDel="00000000" w:rsidP="00000000" w:rsidRDefault="00000000" w:rsidRPr="00000000" w14:paraId="000001BA">
      <w:pPr>
        <w:numPr>
          <w:ilvl w:val="0"/>
          <w:numId w:val="5"/>
        </w:numPr>
        <w:spacing w:after="0" w:afterAutospacing="0" w:before="0" w:beforeAutospacing="0"/>
        <w:ind w:left="720" w:hanging="360"/>
        <w:rPr/>
      </w:pPr>
      <w:r w:rsidDel="00000000" w:rsidR="00000000" w:rsidRPr="00000000">
        <w:rPr>
          <w:b w:val="1"/>
          <w:rtl w:val="0"/>
        </w:rPr>
        <w:t xml:space="preserve">Dizziness</w:t>
      </w:r>
      <w:r w:rsidDel="00000000" w:rsidR="00000000" w:rsidRPr="00000000">
        <w:rPr>
          <w:rtl w:val="0"/>
        </w:rPr>
        <w:t xml:space="preserve"> – A sensation of lightheadedness or unsteadiness, often due to POTS or hypotension.</w:t>
      </w:r>
    </w:p>
    <w:p w:rsidR="00000000" w:rsidDel="00000000" w:rsidP="00000000" w:rsidRDefault="00000000" w:rsidRPr="00000000" w14:paraId="000001BB">
      <w:pPr>
        <w:numPr>
          <w:ilvl w:val="0"/>
          <w:numId w:val="5"/>
        </w:numPr>
        <w:spacing w:after="0" w:afterAutospacing="0" w:before="0" w:beforeAutospacing="0"/>
        <w:ind w:left="720" w:hanging="360"/>
        <w:rPr/>
      </w:pPr>
      <w:r w:rsidDel="00000000" w:rsidR="00000000" w:rsidRPr="00000000">
        <w:rPr>
          <w:b w:val="1"/>
          <w:rtl w:val="0"/>
        </w:rPr>
        <w:t xml:space="preserve">Dry Eyes </w:t>
      </w:r>
      <w:r w:rsidDel="00000000" w:rsidR="00000000" w:rsidRPr="00000000">
        <w:rPr>
          <w:rtl w:val="0"/>
        </w:rPr>
        <w:t xml:space="preserve">– Insufficient tear production or poor tear quality, causing ocular irritation.</w:t>
      </w:r>
    </w:p>
    <w:p w:rsidR="00000000" w:rsidDel="00000000" w:rsidP="00000000" w:rsidRDefault="00000000" w:rsidRPr="00000000" w14:paraId="000001BC">
      <w:pPr>
        <w:numPr>
          <w:ilvl w:val="0"/>
          <w:numId w:val="5"/>
        </w:numPr>
        <w:spacing w:after="0" w:afterAutospacing="0" w:before="0" w:beforeAutospacing="0"/>
        <w:ind w:left="720" w:hanging="360"/>
        <w:rPr/>
      </w:pPr>
      <w:r w:rsidDel="00000000" w:rsidR="00000000" w:rsidRPr="00000000">
        <w:rPr>
          <w:b w:val="1"/>
          <w:rtl w:val="0"/>
        </w:rPr>
        <w:t xml:space="preserve">Flat Feet</w:t>
      </w:r>
      <w:r w:rsidDel="00000000" w:rsidR="00000000" w:rsidRPr="00000000">
        <w:rPr>
          <w:rtl w:val="0"/>
        </w:rPr>
        <w:t xml:space="preserve"> (Pes Planus) – Collapse of the medial longitudinal arch, leading to foot instability.</w:t>
      </w:r>
    </w:p>
    <w:p w:rsidR="00000000" w:rsidDel="00000000" w:rsidP="00000000" w:rsidRDefault="00000000" w:rsidRPr="00000000" w14:paraId="000001BD">
      <w:pPr>
        <w:numPr>
          <w:ilvl w:val="0"/>
          <w:numId w:val="5"/>
        </w:numPr>
        <w:spacing w:after="0" w:afterAutospacing="0" w:before="0" w:beforeAutospacing="0"/>
        <w:ind w:left="720" w:hanging="360"/>
        <w:rPr/>
      </w:pPr>
      <w:r w:rsidDel="00000000" w:rsidR="00000000" w:rsidRPr="00000000">
        <w:rPr>
          <w:b w:val="1"/>
          <w:rtl w:val="0"/>
        </w:rPr>
        <w:t xml:space="preserve">Fragile Eyes</w:t>
      </w:r>
      <w:r w:rsidDel="00000000" w:rsidR="00000000" w:rsidRPr="00000000">
        <w:rPr>
          <w:rtl w:val="0"/>
        </w:rPr>
        <w:t xml:space="preserve"> – Ocular vulnerability due to structural weakness in corneal/scleral tissues.</w:t>
      </w:r>
    </w:p>
    <w:p w:rsidR="00000000" w:rsidDel="00000000" w:rsidP="00000000" w:rsidRDefault="00000000" w:rsidRPr="00000000" w14:paraId="000001BE">
      <w:pPr>
        <w:numPr>
          <w:ilvl w:val="0"/>
          <w:numId w:val="5"/>
        </w:numPr>
        <w:spacing w:after="0" w:afterAutospacing="0" w:before="0" w:beforeAutospacing="0"/>
        <w:ind w:left="720" w:hanging="360"/>
        <w:rPr/>
      </w:pPr>
      <w:r w:rsidDel="00000000" w:rsidR="00000000" w:rsidRPr="00000000">
        <w:rPr>
          <w:b w:val="1"/>
          <w:rtl w:val="0"/>
        </w:rPr>
        <w:t xml:space="preserve">Gastroparesis</w:t>
      </w:r>
      <w:r w:rsidDel="00000000" w:rsidR="00000000" w:rsidRPr="00000000">
        <w:rPr>
          <w:rtl w:val="0"/>
        </w:rPr>
        <w:t xml:space="preserve"> – Delayed gastric emptying due to impaired gastrointestinal motility.</w:t>
      </w:r>
    </w:p>
    <w:p w:rsidR="00000000" w:rsidDel="00000000" w:rsidP="00000000" w:rsidRDefault="00000000" w:rsidRPr="00000000" w14:paraId="000001BF">
      <w:pPr>
        <w:numPr>
          <w:ilvl w:val="0"/>
          <w:numId w:val="5"/>
        </w:numPr>
        <w:spacing w:after="0" w:afterAutospacing="0" w:before="0" w:beforeAutospacing="0"/>
        <w:ind w:left="720" w:hanging="360"/>
        <w:rPr/>
      </w:pPr>
      <w:r w:rsidDel="00000000" w:rsidR="00000000" w:rsidRPr="00000000">
        <w:rPr>
          <w:b w:val="1"/>
          <w:rtl w:val="0"/>
        </w:rPr>
        <w:t xml:space="preserve">Hip Dysplasia</w:t>
      </w:r>
      <w:r w:rsidDel="00000000" w:rsidR="00000000" w:rsidRPr="00000000">
        <w:rPr>
          <w:rtl w:val="0"/>
        </w:rPr>
        <w:t xml:space="preserve"> – Abnormal development of the hip joint, increasing dislocation risk.</w:t>
      </w:r>
    </w:p>
    <w:p w:rsidR="00000000" w:rsidDel="00000000" w:rsidP="00000000" w:rsidRDefault="00000000" w:rsidRPr="00000000" w14:paraId="000001C0">
      <w:pPr>
        <w:numPr>
          <w:ilvl w:val="0"/>
          <w:numId w:val="5"/>
        </w:numPr>
        <w:spacing w:after="0" w:afterAutospacing="0" w:before="0" w:beforeAutospacing="0"/>
        <w:ind w:left="720" w:hanging="360"/>
        <w:rPr/>
      </w:pPr>
      <w:r w:rsidDel="00000000" w:rsidR="00000000" w:rsidRPr="00000000">
        <w:rPr>
          <w:b w:val="1"/>
          <w:rtl w:val="0"/>
        </w:rPr>
        <w:t xml:space="preserve">Hypermobility</w:t>
      </w:r>
      <w:r w:rsidDel="00000000" w:rsidR="00000000" w:rsidRPr="00000000">
        <w:rPr>
          <w:rtl w:val="0"/>
        </w:rPr>
        <w:t xml:space="preserve"> – Excessive joint range of motion beyond normal limits.</w:t>
      </w:r>
    </w:p>
    <w:p w:rsidR="00000000" w:rsidDel="00000000" w:rsidP="00000000" w:rsidRDefault="00000000" w:rsidRPr="00000000" w14:paraId="000001C1">
      <w:pPr>
        <w:numPr>
          <w:ilvl w:val="0"/>
          <w:numId w:val="5"/>
        </w:numPr>
        <w:spacing w:after="0" w:afterAutospacing="0" w:before="0" w:beforeAutospacing="0"/>
        <w:ind w:left="720" w:hanging="360"/>
        <w:rPr/>
      </w:pPr>
      <w:r w:rsidDel="00000000" w:rsidR="00000000" w:rsidRPr="00000000">
        <w:rPr>
          <w:b w:val="1"/>
          <w:rtl w:val="0"/>
        </w:rPr>
        <w:t xml:space="preserve">Hypotonia</w:t>
      </w:r>
      <w:r w:rsidDel="00000000" w:rsidR="00000000" w:rsidRPr="00000000">
        <w:rPr>
          <w:rtl w:val="0"/>
        </w:rPr>
        <w:t xml:space="preserve"> – Reduced muscle tone, leading to weakness and poor stability.</w:t>
      </w:r>
    </w:p>
    <w:p w:rsidR="00000000" w:rsidDel="00000000" w:rsidP="00000000" w:rsidRDefault="00000000" w:rsidRPr="00000000" w14:paraId="000001C2">
      <w:pPr>
        <w:numPr>
          <w:ilvl w:val="0"/>
          <w:numId w:val="5"/>
        </w:numPr>
        <w:spacing w:after="0" w:afterAutospacing="0" w:before="0" w:beforeAutospacing="0"/>
        <w:ind w:left="720" w:hanging="360"/>
        <w:rPr/>
      </w:pPr>
      <w:r w:rsidDel="00000000" w:rsidR="00000000" w:rsidRPr="00000000">
        <w:rPr>
          <w:b w:val="1"/>
          <w:rtl w:val="0"/>
        </w:rPr>
        <w:t xml:space="preserve">Irritable Bowel Syndrome</w:t>
      </w:r>
      <w:r w:rsidDel="00000000" w:rsidR="00000000" w:rsidRPr="00000000">
        <w:rPr>
          <w:rtl w:val="0"/>
        </w:rPr>
        <w:t xml:space="preserve"> (IBS) – A functional GI disorder causing abdominal pain, bloating, and altered bowel habits.</w:t>
      </w:r>
    </w:p>
    <w:p w:rsidR="00000000" w:rsidDel="00000000" w:rsidP="00000000" w:rsidRDefault="00000000" w:rsidRPr="00000000" w14:paraId="000001C3">
      <w:pPr>
        <w:numPr>
          <w:ilvl w:val="0"/>
          <w:numId w:val="5"/>
        </w:numPr>
        <w:spacing w:after="0" w:afterAutospacing="0" w:before="0" w:beforeAutospacing="0"/>
        <w:ind w:left="720" w:hanging="360"/>
        <w:rPr/>
      </w:pPr>
      <w:r w:rsidDel="00000000" w:rsidR="00000000" w:rsidRPr="00000000">
        <w:rPr>
          <w:b w:val="1"/>
          <w:rtl w:val="0"/>
        </w:rPr>
        <w:t xml:space="preserve">Mast Cell Activation Syndrome</w:t>
      </w:r>
      <w:r w:rsidDel="00000000" w:rsidR="00000000" w:rsidRPr="00000000">
        <w:rPr>
          <w:rtl w:val="0"/>
        </w:rPr>
        <w:t xml:space="preserve"> (MCAS) – Dysregulated mast cells causing allergic-like reactions (flushing, itching, GI distress).</w:t>
      </w:r>
    </w:p>
    <w:p w:rsidR="00000000" w:rsidDel="00000000" w:rsidP="00000000" w:rsidRDefault="00000000" w:rsidRPr="00000000" w14:paraId="000001C4">
      <w:pPr>
        <w:numPr>
          <w:ilvl w:val="0"/>
          <w:numId w:val="5"/>
        </w:numPr>
        <w:spacing w:after="0" w:afterAutospacing="0" w:before="0" w:beforeAutospacing="0"/>
        <w:ind w:left="720" w:hanging="360"/>
        <w:rPr/>
      </w:pPr>
      <w:r w:rsidDel="00000000" w:rsidR="00000000" w:rsidRPr="00000000">
        <w:rPr>
          <w:b w:val="1"/>
          <w:rtl w:val="0"/>
        </w:rPr>
        <w:t xml:space="preserve">Migraines</w:t>
      </w:r>
      <w:r w:rsidDel="00000000" w:rsidR="00000000" w:rsidRPr="00000000">
        <w:rPr>
          <w:rtl w:val="0"/>
        </w:rPr>
        <w:t xml:space="preserve"> – Severe, recurrent headaches often with nausea, photophobia, and aura.</w:t>
      </w:r>
    </w:p>
    <w:p w:rsidR="00000000" w:rsidDel="00000000" w:rsidP="00000000" w:rsidRDefault="00000000" w:rsidRPr="00000000" w14:paraId="000001C5">
      <w:pPr>
        <w:numPr>
          <w:ilvl w:val="0"/>
          <w:numId w:val="5"/>
        </w:numPr>
        <w:spacing w:after="0" w:afterAutospacing="0" w:before="0" w:beforeAutospacing="0"/>
        <w:ind w:left="720" w:hanging="360"/>
        <w:rPr/>
      </w:pPr>
      <w:r w:rsidDel="00000000" w:rsidR="00000000" w:rsidRPr="00000000">
        <w:rPr>
          <w:b w:val="1"/>
          <w:rtl w:val="0"/>
        </w:rPr>
        <w:t xml:space="preserve">Postural Orthostatic Tachycardia Syndrome</w:t>
      </w:r>
      <w:r w:rsidDel="00000000" w:rsidR="00000000" w:rsidRPr="00000000">
        <w:rPr>
          <w:rtl w:val="0"/>
        </w:rPr>
        <w:t xml:space="preserve"> (POTS) – Autonomic dysfunction causing excessive heart rate increases upon standing.</w:t>
      </w:r>
    </w:p>
    <w:p w:rsidR="00000000" w:rsidDel="00000000" w:rsidP="00000000" w:rsidRDefault="00000000" w:rsidRPr="00000000" w14:paraId="000001C6">
      <w:pPr>
        <w:numPr>
          <w:ilvl w:val="0"/>
          <w:numId w:val="5"/>
        </w:numPr>
        <w:spacing w:after="0" w:afterAutospacing="0" w:before="0" w:beforeAutospacing="0"/>
        <w:ind w:left="720" w:hanging="360"/>
        <w:rPr/>
      </w:pPr>
      <w:r w:rsidDel="00000000" w:rsidR="00000000" w:rsidRPr="00000000">
        <w:rPr>
          <w:b w:val="1"/>
          <w:rtl w:val="0"/>
        </w:rPr>
        <w:t xml:space="preserve">Refractive Errors</w:t>
      </w:r>
      <w:r w:rsidDel="00000000" w:rsidR="00000000" w:rsidRPr="00000000">
        <w:rPr>
          <w:rtl w:val="0"/>
        </w:rPr>
        <w:t xml:space="preserve"> – Vision abnormalities (myopia, hyperopia, astigmatism) due to light-focusing issues.</w:t>
      </w:r>
    </w:p>
    <w:p w:rsidR="00000000" w:rsidDel="00000000" w:rsidP="00000000" w:rsidRDefault="00000000" w:rsidRPr="00000000" w14:paraId="000001C7">
      <w:pPr>
        <w:numPr>
          <w:ilvl w:val="0"/>
          <w:numId w:val="5"/>
        </w:numPr>
        <w:spacing w:after="0" w:afterAutospacing="0" w:before="0" w:beforeAutospacing="0"/>
        <w:ind w:left="720" w:hanging="360"/>
        <w:rPr/>
      </w:pPr>
      <w:r w:rsidDel="00000000" w:rsidR="00000000" w:rsidRPr="00000000">
        <w:rPr>
          <w:b w:val="1"/>
          <w:rtl w:val="0"/>
        </w:rPr>
        <w:t xml:space="preserve">Restless Leg Syndrome</w:t>
      </w:r>
      <w:r w:rsidDel="00000000" w:rsidR="00000000" w:rsidRPr="00000000">
        <w:rPr>
          <w:rtl w:val="0"/>
        </w:rPr>
        <w:t xml:space="preserve"> (RLS) – An urge to move legs, often at night, due to uncomfortable sensations.</w:t>
      </w:r>
    </w:p>
    <w:p w:rsidR="00000000" w:rsidDel="00000000" w:rsidP="00000000" w:rsidRDefault="00000000" w:rsidRPr="00000000" w14:paraId="000001C8">
      <w:pPr>
        <w:numPr>
          <w:ilvl w:val="0"/>
          <w:numId w:val="5"/>
        </w:numPr>
        <w:spacing w:after="0" w:afterAutospacing="0" w:before="0" w:beforeAutospacing="0"/>
        <w:ind w:left="720" w:hanging="360"/>
        <w:rPr/>
      </w:pPr>
      <w:r w:rsidDel="00000000" w:rsidR="00000000" w:rsidRPr="00000000">
        <w:rPr>
          <w:b w:val="1"/>
          <w:rtl w:val="0"/>
        </w:rPr>
        <w:t xml:space="preserve">Seronegative Rheumatoid Arthritis</w:t>
      </w:r>
      <w:r w:rsidDel="00000000" w:rsidR="00000000" w:rsidRPr="00000000">
        <w:rPr>
          <w:rtl w:val="0"/>
        </w:rPr>
        <w:t xml:space="preserve"> – Inflammatory arthritis without typical autoantibodies (rheumatoid factor/anti-CCP).</w:t>
      </w:r>
    </w:p>
    <w:p w:rsidR="00000000" w:rsidDel="00000000" w:rsidP="00000000" w:rsidRDefault="00000000" w:rsidRPr="00000000" w14:paraId="000001C9">
      <w:pPr>
        <w:numPr>
          <w:ilvl w:val="0"/>
          <w:numId w:val="5"/>
        </w:numPr>
        <w:spacing w:after="0" w:afterAutospacing="0" w:before="0" w:beforeAutospacing="0"/>
        <w:ind w:left="720" w:hanging="360"/>
        <w:rPr/>
      </w:pPr>
      <w:r w:rsidDel="00000000" w:rsidR="00000000" w:rsidRPr="00000000">
        <w:rPr>
          <w:b w:val="1"/>
          <w:rtl w:val="0"/>
        </w:rPr>
        <w:t xml:space="preserve">Sleep Apnea</w:t>
      </w:r>
      <w:r w:rsidDel="00000000" w:rsidR="00000000" w:rsidRPr="00000000">
        <w:rPr>
          <w:rtl w:val="0"/>
        </w:rPr>
        <w:t xml:space="preserve"> – Breathing interruptions during sleep, leading to poor rest and fatigue.</w:t>
      </w:r>
    </w:p>
    <w:p w:rsidR="00000000" w:rsidDel="00000000" w:rsidP="00000000" w:rsidRDefault="00000000" w:rsidRPr="00000000" w14:paraId="000001CA">
      <w:pPr>
        <w:numPr>
          <w:ilvl w:val="0"/>
          <w:numId w:val="5"/>
        </w:numPr>
        <w:spacing w:after="0" w:afterAutospacing="0" w:before="0" w:beforeAutospacing="0"/>
        <w:ind w:left="720" w:hanging="360"/>
        <w:rPr/>
      </w:pPr>
      <w:r w:rsidDel="00000000" w:rsidR="00000000" w:rsidRPr="00000000">
        <w:rPr>
          <w:b w:val="1"/>
          <w:rtl w:val="0"/>
        </w:rPr>
        <w:t xml:space="preserve">Subluxations</w:t>
      </w:r>
      <w:r w:rsidDel="00000000" w:rsidR="00000000" w:rsidRPr="00000000">
        <w:rPr>
          <w:rtl w:val="0"/>
        </w:rPr>
        <w:t xml:space="preserve"> – Partial joint dislocation with spontaneous reduction.</w:t>
      </w:r>
    </w:p>
    <w:p w:rsidR="00000000" w:rsidDel="00000000" w:rsidP="00000000" w:rsidRDefault="00000000" w:rsidRPr="00000000" w14:paraId="000001CB">
      <w:pPr>
        <w:numPr>
          <w:ilvl w:val="0"/>
          <w:numId w:val="5"/>
        </w:numPr>
        <w:spacing w:after="0" w:afterAutospacing="0" w:before="0" w:beforeAutospacing="0"/>
        <w:ind w:left="720" w:hanging="360"/>
        <w:rPr/>
      </w:pPr>
      <w:r w:rsidDel="00000000" w:rsidR="00000000" w:rsidRPr="00000000">
        <w:rPr>
          <w:b w:val="1"/>
          <w:rtl w:val="0"/>
        </w:rPr>
        <w:t xml:space="preserve">Thin Cornea</w:t>
      </w:r>
      <w:r w:rsidDel="00000000" w:rsidR="00000000" w:rsidRPr="00000000">
        <w:rPr>
          <w:rtl w:val="0"/>
        </w:rPr>
        <w:t xml:space="preserve"> – Reduced corneal thickness, increasing rupture risk.</w:t>
      </w:r>
    </w:p>
    <w:p w:rsidR="00000000" w:rsidDel="00000000" w:rsidP="00000000" w:rsidRDefault="00000000" w:rsidRPr="00000000" w14:paraId="000001CC">
      <w:pPr>
        <w:numPr>
          <w:ilvl w:val="0"/>
          <w:numId w:val="5"/>
        </w:numPr>
        <w:spacing w:after="0" w:afterAutospacing="0" w:before="0" w:beforeAutospacing="0"/>
        <w:ind w:left="720" w:hanging="360"/>
        <w:rPr/>
      </w:pPr>
      <w:r w:rsidDel="00000000" w:rsidR="00000000" w:rsidRPr="00000000">
        <w:rPr>
          <w:b w:val="1"/>
          <w:rtl w:val="0"/>
        </w:rPr>
        <w:t xml:space="preserve">TMJ (Temporomandibular Joint Dysfunction)</w:t>
      </w:r>
      <w:r w:rsidDel="00000000" w:rsidR="00000000" w:rsidRPr="00000000">
        <w:rPr>
          <w:rtl w:val="0"/>
        </w:rPr>
        <w:t xml:space="preserve"> – Jaw joint disorder causing pain, clicking, and restricted movement.</w:t>
      </w:r>
    </w:p>
    <w:p w:rsidR="00000000" w:rsidDel="00000000" w:rsidP="00000000" w:rsidRDefault="00000000" w:rsidRPr="00000000" w14:paraId="000001CD">
      <w:pPr>
        <w:numPr>
          <w:ilvl w:val="0"/>
          <w:numId w:val="5"/>
        </w:numPr>
        <w:spacing w:before="0" w:beforeAutospacing="0"/>
        <w:ind w:left="720" w:hanging="360"/>
        <w:rPr/>
      </w:pPr>
      <w:r w:rsidDel="00000000" w:rsidR="00000000" w:rsidRPr="00000000">
        <w:rPr>
          <w:b w:val="1"/>
          <w:rtl w:val="0"/>
        </w:rPr>
        <w:t xml:space="preserve">Urinary Incontinence</w:t>
      </w:r>
      <w:r w:rsidDel="00000000" w:rsidR="00000000" w:rsidRPr="00000000">
        <w:rPr>
          <w:rtl w:val="0"/>
        </w:rPr>
        <w:t xml:space="preserve"> – Loss of bladder control due to pelvic floor weakness or nerve dysfunction.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rPr>
          <w:rFonts w:ascii="Arial" w:cs="Arial" w:eastAsia="Arial" w:hAnsi="Arial"/>
        </w:rPr>
      </w:pPr>
      <w:bookmarkStart w:colFirst="0" w:colLast="0" w:name="_heading=h.m2h5ku2g95vf" w:id="43"/>
      <w:bookmarkEnd w:id="43"/>
      <w:r w:rsidDel="00000000" w:rsidR="00000000" w:rsidRPr="00000000">
        <w:rPr>
          <w:rFonts w:ascii="Arial" w:cs="Arial" w:eastAsia="Arial" w:hAnsi="Arial"/>
          <w:rtl w:val="0"/>
        </w:rPr>
        <w:t xml:space="preserve">AuDHD-Specific Terms</w:t>
      </w:r>
    </w:p>
    <w:p w:rsidR="00000000" w:rsidDel="00000000" w:rsidP="00000000" w:rsidRDefault="00000000" w:rsidRPr="00000000" w14:paraId="000001D0">
      <w:pPr>
        <w:numPr>
          <w:ilvl w:val="0"/>
          <w:numId w:val="10"/>
        </w:numPr>
        <w:spacing w:after="0" w:afterAutospacing="0"/>
        <w:ind w:left="720" w:hanging="360"/>
        <w:rPr/>
      </w:pPr>
      <w:r w:rsidDel="00000000" w:rsidR="00000000" w:rsidRPr="00000000">
        <w:rPr>
          <w:b w:val="1"/>
          <w:rtl w:val="0"/>
        </w:rPr>
        <w:t xml:space="preserve">AuDHD</w:t>
      </w:r>
      <w:r w:rsidDel="00000000" w:rsidR="00000000" w:rsidRPr="00000000">
        <w:rPr>
          <w:rtl w:val="0"/>
        </w:rPr>
        <w:t xml:space="preserve"> – The co-occurrence of autism (ASD) + ADHD, leading to a distinct neurocognitive profile.</w:t>
      </w:r>
    </w:p>
    <w:p w:rsidR="00000000" w:rsidDel="00000000" w:rsidP="00000000" w:rsidRDefault="00000000" w:rsidRPr="00000000" w14:paraId="000001D1">
      <w:pPr>
        <w:numPr>
          <w:ilvl w:val="0"/>
          <w:numId w:val="10"/>
        </w:numPr>
        <w:spacing w:after="0" w:afterAutospacing="0" w:before="0" w:beforeAutospacing="0"/>
        <w:ind w:left="720" w:hanging="360"/>
        <w:rPr/>
      </w:pPr>
      <w:r w:rsidDel="00000000" w:rsidR="00000000" w:rsidRPr="00000000">
        <w:rPr>
          <w:b w:val="1"/>
          <w:rtl w:val="0"/>
        </w:rPr>
        <w:t xml:space="preserve">Autistic Burnout</w:t>
      </w:r>
      <w:r w:rsidDel="00000000" w:rsidR="00000000" w:rsidRPr="00000000">
        <w:rPr>
          <w:rtl w:val="0"/>
        </w:rPr>
        <w:t xml:space="preserve"> – Severe exhaustion from prolonged masking, leading to loss of skills and emotional shutdown.</w:t>
      </w:r>
    </w:p>
    <w:p w:rsidR="00000000" w:rsidDel="00000000" w:rsidP="00000000" w:rsidRDefault="00000000" w:rsidRPr="00000000" w14:paraId="000001D2">
      <w:pPr>
        <w:numPr>
          <w:ilvl w:val="0"/>
          <w:numId w:val="10"/>
        </w:numPr>
        <w:spacing w:after="0" w:afterAutospacing="0" w:before="0" w:beforeAutospacing="0"/>
        <w:ind w:left="720" w:hanging="360"/>
        <w:rPr/>
      </w:pPr>
      <w:r w:rsidDel="00000000" w:rsidR="00000000" w:rsidRPr="00000000">
        <w:rPr>
          <w:b w:val="1"/>
          <w:rtl w:val="0"/>
        </w:rPr>
        <w:t xml:space="preserve">Brain Fog</w:t>
      </w:r>
      <w:r w:rsidDel="00000000" w:rsidR="00000000" w:rsidRPr="00000000">
        <w:rPr>
          <w:rtl w:val="0"/>
        </w:rPr>
        <w:t xml:space="preserve"> – Cognitive dysfunction (memory lapses, poor concentration) often linked to POTS, fatigue, or chronic pain.</w:t>
      </w:r>
    </w:p>
    <w:p w:rsidR="00000000" w:rsidDel="00000000" w:rsidP="00000000" w:rsidRDefault="00000000" w:rsidRPr="00000000" w14:paraId="000001D3">
      <w:pPr>
        <w:numPr>
          <w:ilvl w:val="0"/>
          <w:numId w:val="10"/>
        </w:numPr>
        <w:spacing w:after="0" w:afterAutospacing="0" w:before="0" w:beforeAutospacing="0"/>
        <w:ind w:left="720" w:hanging="360"/>
        <w:rPr/>
      </w:pPr>
      <w:r w:rsidDel="00000000" w:rsidR="00000000" w:rsidRPr="00000000">
        <w:rPr>
          <w:b w:val="1"/>
          <w:rtl w:val="0"/>
        </w:rPr>
        <w:t xml:space="preserve">Camouflaging</w:t>
      </w:r>
      <w:r w:rsidDel="00000000" w:rsidR="00000000" w:rsidRPr="00000000">
        <w:rPr>
          <w:rtl w:val="0"/>
        </w:rPr>
        <w:t xml:space="preserve"> (Social Masking) – Suppressing autistic traits to appear neurotypical, common in undiagnosed women.</w:t>
      </w:r>
    </w:p>
    <w:p w:rsidR="00000000" w:rsidDel="00000000" w:rsidP="00000000" w:rsidRDefault="00000000" w:rsidRPr="00000000" w14:paraId="000001D4">
      <w:pPr>
        <w:numPr>
          <w:ilvl w:val="0"/>
          <w:numId w:val="10"/>
        </w:numPr>
        <w:spacing w:after="0" w:afterAutospacing="0" w:before="0" w:beforeAutospacing="0"/>
        <w:ind w:left="720" w:hanging="360"/>
        <w:rPr/>
      </w:pPr>
      <w:r w:rsidDel="00000000" w:rsidR="00000000" w:rsidRPr="00000000">
        <w:rPr>
          <w:b w:val="1"/>
          <w:rtl w:val="0"/>
        </w:rPr>
        <w:t xml:space="preserve">Executive Dysfunction</w:t>
      </w:r>
      <w:r w:rsidDel="00000000" w:rsidR="00000000" w:rsidRPr="00000000">
        <w:rPr>
          <w:rtl w:val="0"/>
        </w:rPr>
        <w:t xml:space="preserve"> – Impaired ability to organize, prioritize, and complete tasks (core in ADHD).</w:t>
      </w:r>
    </w:p>
    <w:p w:rsidR="00000000" w:rsidDel="00000000" w:rsidP="00000000" w:rsidRDefault="00000000" w:rsidRPr="00000000" w14:paraId="000001D5">
      <w:pPr>
        <w:numPr>
          <w:ilvl w:val="0"/>
          <w:numId w:val="10"/>
        </w:numPr>
        <w:spacing w:after="0" w:afterAutospacing="0" w:before="0" w:beforeAutospacing="0"/>
        <w:ind w:left="720" w:hanging="360"/>
        <w:rPr/>
      </w:pPr>
      <w:r w:rsidDel="00000000" w:rsidR="00000000" w:rsidRPr="00000000">
        <w:rPr>
          <w:b w:val="1"/>
          <w:rtl w:val="0"/>
        </w:rPr>
        <w:t xml:space="preserve">Hyperfocus</w:t>
      </w:r>
      <w:r w:rsidDel="00000000" w:rsidR="00000000" w:rsidRPr="00000000">
        <w:rPr>
          <w:rtl w:val="0"/>
        </w:rPr>
        <w:t xml:space="preserve"> – Intense concentration on a single task (ADHD trait), often to the exclusion of other needs.</w:t>
      </w:r>
    </w:p>
    <w:p w:rsidR="00000000" w:rsidDel="00000000" w:rsidP="00000000" w:rsidRDefault="00000000" w:rsidRPr="00000000" w14:paraId="000001D6">
      <w:pPr>
        <w:numPr>
          <w:ilvl w:val="0"/>
          <w:numId w:val="10"/>
        </w:numPr>
        <w:spacing w:after="0" w:afterAutospacing="0" w:before="0" w:beforeAutospacing="0"/>
        <w:ind w:left="720" w:hanging="360"/>
        <w:rPr/>
      </w:pPr>
      <w:r w:rsidDel="00000000" w:rsidR="00000000" w:rsidRPr="00000000">
        <w:rPr>
          <w:b w:val="1"/>
          <w:rtl w:val="0"/>
        </w:rPr>
        <w:t xml:space="preserve">Meltdown/Shutdown</w:t>
      </w:r>
      <w:r w:rsidDel="00000000" w:rsidR="00000000" w:rsidRPr="00000000">
        <w:rPr>
          <w:rtl w:val="0"/>
        </w:rPr>
        <w:t xml:space="preserve"> – Overwhelm responses; meltdowns are explosive (outward distress), shutdowns are inward withdrawal.</w:t>
      </w:r>
    </w:p>
    <w:p w:rsidR="00000000" w:rsidDel="00000000" w:rsidP="00000000" w:rsidRDefault="00000000" w:rsidRPr="00000000" w14:paraId="000001D7">
      <w:pPr>
        <w:numPr>
          <w:ilvl w:val="0"/>
          <w:numId w:val="10"/>
        </w:numPr>
        <w:spacing w:after="0" w:afterAutospacing="0" w:before="0" w:beforeAutospacing="0"/>
        <w:ind w:left="720" w:hanging="360"/>
        <w:rPr/>
      </w:pPr>
      <w:r w:rsidDel="00000000" w:rsidR="00000000" w:rsidRPr="00000000">
        <w:rPr>
          <w:b w:val="1"/>
          <w:rtl w:val="0"/>
        </w:rPr>
        <w:t xml:space="preserve">Neurodivergence</w:t>
      </w:r>
      <w:r w:rsidDel="00000000" w:rsidR="00000000" w:rsidRPr="00000000">
        <w:rPr>
          <w:rtl w:val="0"/>
        </w:rPr>
        <w:t xml:space="preserve"> – Having a brain that functions differently from the neurotypical majority (includes ASD, ADHD, etc.).</w:t>
      </w:r>
    </w:p>
    <w:p w:rsidR="00000000" w:rsidDel="00000000" w:rsidP="00000000" w:rsidRDefault="00000000" w:rsidRPr="00000000" w14:paraId="000001D8">
      <w:pPr>
        <w:numPr>
          <w:ilvl w:val="0"/>
          <w:numId w:val="10"/>
        </w:numPr>
        <w:spacing w:after="0" w:afterAutospacing="0" w:before="0" w:beforeAutospacing="0"/>
        <w:ind w:left="720" w:hanging="360"/>
        <w:rPr/>
      </w:pPr>
      <w:r w:rsidDel="00000000" w:rsidR="00000000" w:rsidRPr="00000000">
        <w:rPr>
          <w:b w:val="1"/>
          <w:rtl w:val="0"/>
        </w:rPr>
        <w:t xml:space="preserve">Rejection Sensitivity Dysphoria</w:t>
      </w:r>
      <w:r w:rsidDel="00000000" w:rsidR="00000000" w:rsidRPr="00000000">
        <w:rPr>
          <w:rtl w:val="0"/>
        </w:rPr>
        <w:t xml:space="preserve"> (RSD) – Extreme emotional pain from perceived rejection or criticism (common in ADHD).</w:t>
      </w:r>
    </w:p>
    <w:p w:rsidR="00000000" w:rsidDel="00000000" w:rsidP="00000000" w:rsidRDefault="00000000" w:rsidRPr="00000000" w14:paraId="000001D9">
      <w:pPr>
        <w:numPr>
          <w:ilvl w:val="0"/>
          <w:numId w:val="10"/>
        </w:numPr>
        <w:spacing w:after="0" w:afterAutospacing="0" w:before="0" w:beforeAutospacing="0"/>
        <w:ind w:left="720" w:hanging="360"/>
        <w:rPr/>
      </w:pPr>
      <w:r w:rsidDel="00000000" w:rsidR="00000000" w:rsidRPr="00000000">
        <w:rPr>
          <w:b w:val="1"/>
          <w:rtl w:val="0"/>
        </w:rPr>
        <w:t xml:space="preserve">Sensory Processing Disorder</w:t>
      </w:r>
      <w:r w:rsidDel="00000000" w:rsidR="00000000" w:rsidRPr="00000000">
        <w:rPr>
          <w:rtl w:val="0"/>
        </w:rPr>
        <w:t xml:space="preserve"> (SPD) – Abnormal responses to sensory input (e.g., aversion to textures, sounds, or lights).</w:t>
      </w:r>
    </w:p>
    <w:p w:rsidR="00000000" w:rsidDel="00000000" w:rsidP="00000000" w:rsidRDefault="00000000" w:rsidRPr="00000000" w14:paraId="000001DA">
      <w:pPr>
        <w:numPr>
          <w:ilvl w:val="0"/>
          <w:numId w:val="10"/>
        </w:numPr>
        <w:spacing w:before="0" w:beforeAutospacing="0"/>
        <w:ind w:left="720" w:hanging="360"/>
        <w:rPr/>
      </w:pPr>
      <w:r w:rsidDel="00000000" w:rsidR="00000000" w:rsidRPr="00000000">
        <w:rPr>
          <w:b w:val="1"/>
          <w:rtl w:val="0"/>
        </w:rPr>
        <w:t xml:space="preserve">Stimming</w:t>
      </w:r>
      <w:r w:rsidDel="00000000" w:rsidR="00000000" w:rsidRPr="00000000">
        <w:rPr>
          <w:rtl w:val="0"/>
        </w:rPr>
        <w:t xml:space="preserve"> – Repetitive movements or sounds (e.g., rocking, hand-flapping) to self-regulate (common in ASD).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numPr>
          <w:ilvl w:val="0"/>
          <w:numId w:val="14"/>
        </w:numPr>
        <w:spacing w:after="80" w:afterAutospacing="0"/>
        <w:ind w:left="720" w:hanging="360"/>
      </w:pPr>
      <w:bookmarkStart w:colFirst="0" w:colLast="0" w:name="_heading=h.tyv3qg4fwr6q" w:id="44"/>
      <w:bookmarkEnd w:id="44"/>
      <w:r w:rsidDel="00000000" w:rsidR="00000000" w:rsidRPr="00000000">
        <w:rPr>
          <w:rtl w:val="0"/>
        </w:rPr>
        <w:t xml:space="preserve">Gender &amp; Identity Terms</w:t>
      </w:r>
    </w:p>
    <w:p w:rsidR="00000000" w:rsidDel="00000000" w:rsidP="00000000" w:rsidRDefault="00000000" w:rsidRPr="00000000" w14:paraId="000001DD">
      <w:pPr>
        <w:numPr>
          <w:ilvl w:val="0"/>
          <w:numId w:val="14"/>
        </w:numPr>
        <w:spacing w:after="0" w:afterAutospacing="0" w:before="80" w:beforeAutospacing="0"/>
        <w:ind w:left="720" w:hanging="360"/>
        <w:rPr>
          <w:color w:val="000000"/>
        </w:rPr>
      </w:pPr>
      <w:r w:rsidDel="00000000" w:rsidR="00000000" w:rsidRPr="00000000">
        <w:rPr>
          <w:rtl w:val="0"/>
        </w:rPr>
        <w:t xml:space="preserve">Nonbinary (NB/Enby): A gender identity outside the male/female binary.</w:t>
      </w:r>
    </w:p>
    <w:p w:rsidR="00000000" w:rsidDel="00000000" w:rsidP="00000000" w:rsidRDefault="00000000" w:rsidRPr="00000000" w14:paraId="000001DE">
      <w:pPr>
        <w:numPr>
          <w:ilvl w:val="0"/>
          <w:numId w:val="14"/>
        </w:numPr>
        <w:spacing w:after="0" w:afterAutospacing="0" w:before="0" w:beforeAutospacing="0"/>
        <w:ind w:left="720" w:hanging="360"/>
        <w:rPr>
          <w:color w:val="000000"/>
        </w:rPr>
      </w:pPr>
      <w:r w:rsidDel="00000000" w:rsidR="00000000" w:rsidRPr="00000000">
        <w:rPr>
          <w:rtl w:val="0"/>
        </w:rPr>
        <w:t xml:space="preserve">AFAB/AMAB: Assigned Female/Male at Birth (respect their current identity, not birth assignment).</w:t>
      </w:r>
    </w:p>
    <w:p w:rsidR="00000000" w:rsidDel="00000000" w:rsidP="00000000" w:rsidRDefault="00000000" w:rsidRPr="00000000" w14:paraId="000001DF">
      <w:pPr>
        <w:numPr>
          <w:ilvl w:val="0"/>
          <w:numId w:val="14"/>
        </w:numPr>
        <w:spacing w:after="0" w:afterAutospacing="0" w:before="0" w:beforeAutospacing="0"/>
        <w:ind w:left="720" w:hanging="360"/>
        <w:rPr>
          <w:color w:val="000000"/>
        </w:rPr>
      </w:pPr>
      <w:r w:rsidDel="00000000" w:rsidR="00000000" w:rsidRPr="00000000">
        <w:rPr>
          <w:rtl w:val="0"/>
        </w:rPr>
        <w:t xml:space="preserve">They/Them Pronouns: Gender-neutral pronouns—always use unless told otherwise.</w:t>
      </w:r>
    </w:p>
    <w:p w:rsidR="00000000" w:rsidDel="00000000" w:rsidP="00000000" w:rsidRDefault="00000000" w:rsidRPr="00000000" w14:paraId="000001E0">
      <w:pPr>
        <w:numPr>
          <w:ilvl w:val="0"/>
          <w:numId w:val="14"/>
        </w:numPr>
        <w:spacing w:before="0" w:beforeAutospacing="0"/>
        <w:ind w:left="720" w:hanging="360"/>
        <w:rPr>
          <w:color w:val="000000"/>
        </w:rPr>
      </w:pPr>
      <w:r w:rsidDel="00000000" w:rsidR="00000000" w:rsidRPr="00000000">
        <w:rPr>
          <w:rtl w:val="0"/>
        </w:rPr>
        <w:t xml:space="preserve">Deadnaming: Using a name they no longer use (avoid unless given explicit permission).</w:t>
      </w:r>
    </w:p>
    <w:p w:rsidR="00000000" w:rsidDel="00000000" w:rsidP="00000000" w:rsidRDefault="00000000" w:rsidRPr="00000000" w14:paraId="000001E1">
      <w:pPr>
        <w:pStyle w:val="Heading3"/>
        <w:numPr>
          <w:ilvl w:val="0"/>
          <w:numId w:val="14"/>
        </w:numPr>
        <w:ind w:left="0" w:hanging="360"/>
        <w:jc w:val="left"/>
      </w:pPr>
      <w:bookmarkStart w:colFirst="0" w:colLast="0" w:name="_heading=h.562zcb7tf1cx" w:id="45"/>
      <w:bookmarkEnd w:id="45"/>
      <w:r w:rsidDel="00000000" w:rsidR="00000000" w:rsidRPr="00000000">
        <w:rPr>
          <w:rtl w:val="0"/>
        </w:rPr>
        <w:t xml:space="preserve">Queer &amp; LGBTQ+ Terms</w:t>
      </w:r>
    </w:p>
    <w:p w:rsidR="00000000" w:rsidDel="00000000" w:rsidP="00000000" w:rsidRDefault="00000000" w:rsidRPr="00000000" w14:paraId="000001E2">
      <w:pPr>
        <w:rPr/>
      </w:pPr>
      <w:r w:rsidDel="00000000" w:rsidR="00000000" w:rsidRPr="00000000">
        <w:rPr>
          <w:b w:val="1"/>
          <w:rtl w:val="0"/>
        </w:rPr>
        <w:t xml:space="preserve">Queer</w:t>
      </w:r>
      <w:r w:rsidDel="00000000" w:rsidR="00000000" w:rsidRPr="00000000">
        <w:rPr>
          <w:rtl w:val="0"/>
        </w:rPr>
        <w:t xml:space="preserve">: An umbrella term for non-heterosexual/non-cisgender identities (reclaimed by many, but ask before using).</w:t>
      </w:r>
    </w:p>
    <w:p w:rsidR="00000000" w:rsidDel="00000000" w:rsidP="00000000" w:rsidRDefault="00000000" w:rsidRPr="00000000" w14:paraId="000001E3">
      <w:pPr>
        <w:rPr/>
      </w:pPr>
      <w:r w:rsidDel="00000000" w:rsidR="00000000" w:rsidRPr="00000000">
        <w:rPr>
          <w:b w:val="1"/>
          <w:rtl w:val="0"/>
        </w:rPr>
        <w:t xml:space="preserve">Gender Dysphoria</w:t>
      </w:r>
      <w:r w:rsidDel="00000000" w:rsidR="00000000" w:rsidRPr="00000000">
        <w:rPr>
          <w:rtl w:val="0"/>
        </w:rPr>
        <w:t xml:space="preserve">: Distress from a mismatch between gender identity and body/social perception.</w:t>
      </w:r>
    </w:p>
    <w:p w:rsidR="00000000" w:rsidDel="00000000" w:rsidP="00000000" w:rsidRDefault="00000000" w:rsidRPr="00000000" w14:paraId="000001E4">
      <w:pPr>
        <w:rPr/>
      </w:pPr>
      <w:r w:rsidDel="00000000" w:rsidR="00000000" w:rsidRPr="00000000">
        <w:rPr>
          <w:b w:val="1"/>
          <w:rtl w:val="0"/>
        </w:rPr>
        <w:t xml:space="preserve">Transition</w:t>
      </w:r>
      <w:r w:rsidDel="00000000" w:rsidR="00000000" w:rsidRPr="00000000">
        <w:rPr>
          <w:rtl w:val="0"/>
        </w:rPr>
        <w:t xml:space="preserve">: The process of aligning one’s life with their gender identity (social, medical, or legal—don’t assume their path).</w:t>
      </w:r>
    </w:p>
    <w:p w:rsidR="00000000" w:rsidDel="00000000" w:rsidP="00000000" w:rsidRDefault="00000000" w:rsidRPr="00000000" w14:paraId="000001E5">
      <w:pPr>
        <w:pStyle w:val="Heading3"/>
        <w:jc w:val="left"/>
        <w:rPr/>
      </w:pPr>
      <w:bookmarkStart w:colFirst="0" w:colLast="0" w:name="_heading=h.efqxrpcwzod1" w:id="46"/>
      <w:bookmarkEnd w:id="46"/>
      <w:r w:rsidDel="00000000" w:rsidR="00000000" w:rsidRPr="00000000">
        <w:rPr>
          <w:rtl w:val="0"/>
        </w:rPr>
        <w:t xml:space="preserve">Polyamory Terms</w:t>
      </w:r>
    </w:p>
    <w:p w:rsidR="00000000" w:rsidDel="00000000" w:rsidP="00000000" w:rsidRDefault="00000000" w:rsidRPr="00000000" w14:paraId="000001E6">
      <w:pPr>
        <w:numPr>
          <w:ilvl w:val="0"/>
          <w:numId w:val="1"/>
        </w:numPr>
        <w:ind w:left="720" w:hanging="360"/>
      </w:pPr>
      <w:r w:rsidDel="00000000" w:rsidR="00000000" w:rsidRPr="00000000">
        <w:rPr>
          <w:b w:val="1"/>
          <w:rtl w:val="0"/>
        </w:rPr>
        <w:t xml:space="preserve">Polyamory </w:t>
      </w:r>
      <w:r w:rsidDel="00000000" w:rsidR="00000000" w:rsidRPr="00000000">
        <w:rPr>
          <w:rtl w:val="0"/>
        </w:rPr>
        <w:t xml:space="preserve">(Poly): Consensually having multiple romantic/sexual partners.</w:t>
      </w:r>
    </w:p>
    <w:p w:rsidR="00000000" w:rsidDel="00000000" w:rsidP="00000000" w:rsidRDefault="00000000" w:rsidRPr="00000000" w14:paraId="000001E7">
      <w:pPr>
        <w:numPr>
          <w:ilvl w:val="0"/>
          <w:numId w:val="1"/>
        </w:numPr>
        <w:ind w:left="720" w:hanging="360"/>
      </w:pPr>
      <w:r w:rsidDel="00000000" w:rsidR="00000000" w:rsidRPr="00000000">
        <w:rPr>
          <w:b w:val="1"/>
          <w:rtl w:val="0"/>
        </w:rPr>
        <w:t xml:space="preserve">Ethical Non-Monogamy</w:t>
      </w:r>
      <w:r w:rsidDel="00000000" w:rsidR="00000000" w:rsidRPr="00000000">
        <w:rPr>
          <w:rtl w:val="0"/>
        </w:rPr>
        <w:t xml:space="preserve"> (ENM): Umbrella term for consensual multi-partner relationships.</w:t>
      </w:r>
    </w:p>
    <w:p w:rsidR="00000000" w:rsidDel="00000000" w:rsidP="00000000" w:rsidRDefault="00000000" w:rsidRPr="00000000" w14:paraId="000001E8">
      <w:pPr>
        <w:numPr>
          <w:ilvl w:val="0"/>
          <w:numId w:val="1"/>
        </w:numPr>
        <w:ind w:left="720" w:hanging="360"/>
      </w:pPr>
      <w:r w:rsidDel="00000000" w:rsidR="00000000" w:rsidRPr="00000000">
        <w:rPr>
          <w:b w:val="1"/>
          <w:rtl w:val="0"/>
        </w:rPr>
        <w:t xml:space="preserve">Primary/Secondary Partners</w:t>
      </w:r>
      <w:r w:rsidDel="00000000" w:rsidR="00000000" w:rsidRPr="00000000">
        <w:rPr>
          <w:rtl w:val="0"/>
        </w:rPr>
        <w:t xml:space="preserve">: Some poly people rank partners (but don’t assume</w:t>
      </w:r>
    </w:p>
    <w:p w:rsidR="00000000" w:rsidDel="00000000" w:rsidP="00000000" w:rsidRDefault="00000000" w:rsidRPr="00000000" w14:paraId="000001E9">
      <w:pPr>
        <w:numPr>
          <w:ilvl w:val="0"/>
          <w:numId w:val="1"/>
        </w:numPr>
        <w:ind w:left="720" w:hanging="360"/>
      </w:pPr>
      <w:r w:rsidDel="00000000" w:rsidR="00000000" w:rsidRPr="00000000">
        <w:rPr>
          <w:b w:val="1"/>
          <w:rtl w:val="0"/>
        </w:rPr>
        <w:t xml:space="preserve">Primary/Secondary Partners</w:t>
      </w:r>
      <w:r w:rsidDel="00000000" w:rsidR="00000000" w:rsidRPr="00000000">
        <w:rPr>
          <w:rtl w:val="0"/>
        </w:rPr>
        <w:t xml:space="preserve">: Some poly people rank partners (but don’t assume hierarchy exists).</w:t>
      </w:r>
    </w:p>
    <w:p w:rsidR="00000000" w:rsidDel="00000000" w:rsidP="00000000" w:rsidRDefault="00000000" w:rsidRPr="00000000" w14:paraId="000001EA">
      <w:pPr>
        <w:numPr>
          <w:ilvl w:val="0"/>
          <w:numId w:val="1"/>
        </w:numPr>
        <w:ind w:left="720" w:hanging="360"/>
      </w:pPr>
      <w:r w:rsidDel="00000000" w:rsidR="00000000" w:rsidRPr="00000000">
        <w:rPr>
          <w:b w:val="1"/>
          <w:rtl w:val="0"/>
        </w:rPr>
        <w:t xml:space="preserve">Compersion</w:t>
      </w:r>
      <w:r w:rsidDel="00000000" w:rsidR="00000000" w:rsidRPr="00000000">
        <w:rPr>
          <w:rtl w:val="0"/>
        </w:rPr>
        <w:t xml:space="preserve">: Joy in a partner’s happiness with others (the opposite of jealousy).</w:t>
      </w:r>
    </w:p>
    <w:p w:rsidR="00000000" w:rsidDel="00000000" w:rsidP="00000000" w:rsidRDefault="00000000" w:rsidRPr="00000000" w14:paraId="000001EB">
      <w:pPr>
        <w:pStyle w:val="Heading3"/>
        <w:jc w:val="left"/>
        <w:rPr/>
      </w:pPr>
      <w:bookmarkStart w:colFirst="0" w:colLast="0" w:name="_heading=h.ktrpl7wts7p5" w:id="47"/>
      <w:bookmarkEnd w:id="47"/>
      <w:r w:rsidDel="00000000" w:rsidR="00000000" w:rsidRPr="00000000">
        <w:rPr>
          <w:rtl w:val="0"/>
        </w:rPr>
        <w:t xml:space="preserve">Relationship &amp; Communication Terms</w:t>
      </w:r>
    </w:p>
    <w:p w:rsidR="00000000" w:rsidDel="00000000" w:rsidP="00000000" w:rsidRDefault="00000000" w:rsidRPr="00000000" w14:paraId="000001EC">
      <w:pPr>
        <w:numPr>
          <w:ilvl w:val="0"/>
          <w:numId w:val="9"/>
        </w:numPr>
        <w:ind w:left="720" w:hanging="360"/>
      </w:pPr>
      <w:r w:rsidDel="00000000" w:rsidR="00000000" w:rsidRPr="00000000">
        <w:rPr>
          <w:b w:val="1"/>
          <w:rtl w:val="0"/>
        </w:rPr>
        <w:t xml:space="preserve">Metamour:</w:t>
      </w:r>
      <w:r w:rsidDel="00000000" w:rsidR="00000000" w:rsidRPr="00000000">
        <w:rPr>
          <w:rtl w:val="0"/>
        </w:rPr>
        <w:t xml:space="preserve"> Your client’s partner’s partner (e.g., their girlfriend’s husband).</w:t>
      </w:r>
    </w:p>
    <w:p w:rsidR="00000000" w:rsidDel="00000000" w:rsidP="00000000" w:rsidRDefault="00000000" w:rsidRPr="00000000" w14:paraId="000001ED">
      <w:pPr>
        <w:numPr>
          <w:ilvl w:val="0"/>
          <w:numId w:val="9"/>
        </w:numPr>
        <w:ind w:left="720" w:hanging="360"/>
      </w:pPr>
      <w:r w:rsidDel="00000000" w:rsidR="00000000" w:rsidRPr="00000000">
        <w:rPr>
          <w:b w:val="1"/>
          <w:rtl w:val="0"/>
        </w:rPr>
        <w:t xml:space="preserve">Boundary vs. Rule</w:t>
      </w:r>
      <w:r w:rsidDel="00000000" w:rsidR="00000000" w:rsidRPr="00000000">
        <w:rPr>
          <w:rtl w:val="0"/>
        </w:rPr>
        <w:t xml:space="preserve">: Boundaries are personal limits; rules control others (poly emphasizes boundaries).</w:t>
      </w:r>
    </w:p>
    <w:p w:rsidR="00000000" w:rsidDel="00000000" w:rsidP="00000000" w:rsidRDefault="00000000" w:rsidRPr="00000000" w14:paraId="000001EE">
      <w:pPr>
        <w:numPr>
          <w:ilvl w:val="0"/>
          <w:numId w:val="9"/>
        </w:numPr>
        <w:ind w:left="720" w:hanging="360"/>
      </w:pPr>
      <w:r w:rsidDel="00000000" w:rsidR="00000000" w:rsidRPr="00000000">
        <w:rPr>
          <w:b w:val="1"/>
          <w:rtl w:val="0"/>
        </w:rPr>
        <w:t xml:space="preserve">Kitchen Table Pol</w:t>
      </w:r>
      <w:r w:rsidDel="00000000" w:rsidR="00000000" w:rsidRPr="00000000">
        <w:rPr>
          <w:rtl w:val="0"/>
        </w:rPr>
        <w:t xml:space="preserve">y: Partners are comfortable interacting (vs. "parallel poly," where they don’t).</w:t>
      </w:r>
    </w:p>
    <w:p w:rsidR="00000000" w:rsidDel="00000000" w:rsidP="00000000" w:rsidRDefault="00000000" w:rsidRPr="00000000" w14:paraId="000001EF">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F0">
      <w:pPr>
        <w:numPr>
          <w:ilvl w:val="1"/>
          <w:numId w:val="14"/>
        </w:numPr>
        <w:ind w:left="1440" w:hanging="360"/>
        <w:rPr>
          <w:u w:val="none"/>
        </w:rPr>
      </w:pPr>
      <w:r w:rsidDel="00000000" w:rsidR="00000000" w:rsidRPr="00000000">
        <w:rPr>
          <w:rtl w:val="0"/>
        </w:rPr>
      </w:r>
    </w:p>
    <w:p w:rsidR="00000000" w:rsidDel="00000000" w:rsidP="00000000" w:rsidRDefault="00000000" w:rsidRPr="00000000" w14:paraId="000001F1">
      <w:pPr>
        <w:rPr>
          <w:color w:val="eef0ff"/>
          <w:sz w:val="27"/>
          <w:szCs w:val="27"/>
          <w:shd w:fill="1f1f1f" w:val="clea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lay">
    <w:embedRegular w:fontKey="{00000000-0000-0000-0000-000000000000}" r:id="rId1" w:subsetted="0"/>
    <w:embedBold w:fontKey="{00000000-0000-0000-0000-000000000000}" r:id="rId2" w:subsetted="0"/>
  </w:font>
  <w:font w:name="Meddon">
    <w:embedRegular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b w:val="1"/>
        <w:i w:val="0"/>
        <w:smallCaps w:val="0"/>
        <w:strike w:val="0"/>
        <w:color w:val="000000"/>
        <w:u w:val="none"/>
        <w:shd w:fill="auto" w:val="clear"/>
        <w:vertAlign w:val="baseline"/>
      </w:rPr>
    </w:pPr>
    <w:r w:rsidDel="00000000" w:rsidR="00000000" w:rsidRPr="00000000">
      <w:rPr>
        <w:i w:val="0"/>
        <w:smallCaps w:val="0"/>
        <w:strike w:val="0"/>
        <w:color w:val="7f7f7f"/>
        <w:u w:val="none"/>
        <w:shd w:fill="auto" w:val="clear"/>
        <w:vertAlign w:val="baseline"/>
        <w:rtl w:val="0"/>
      </w:rPr>
      <w:t xml:space="preserve">Page</w:t>
    </w:r>
    <w:r w:rsidDel="00000000" w:rsidR="00000000" w:rsidRPr="00000000">
      <w:rPr>
        <w:i w:val="0"/>
        <w:smallCaps w:val="0"/>
        <w:strike w:val="0"/>
        <w:color w:val="000000"/>
        <w:u w:val="none"/>
        <w:shd w:fill="auto" w:val="clear"/>
        <w:vertAlign w:val="baseline"/>
        <w:rtl w:val="0"/>
      </w:rPr>
      <w:t xml:space="preserve"> | </w:t>
    </w:r>
    <w:r w:rsidDel="00000000" w:rsidR="00000000" w:rsidRPr="00000000">
      <w:rPr>
        <w:i w:val="0"/>
        <w:smallCaps w:val="0"/>
        <w:strike w:val="0"/>
        <w:color w:val="00000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ddon" w:cs="Meddon" w:eastAsia="Meddon" w:hAnsi="Meddon"/>
        <w:b w:val="0"/>
        <w:i w:val="0"/>
        <w:smallCaps w:val="0"/>
        <w:strike w:val="0"/>
        <w:color w:val="000000"/>
        <w:sz w:val="36"/>
        <w:szCs w:val="3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rFonts w:ascii="Arial" w:cs="Arial" w:eastAsia="Arial" w:hAnsi="Arial"/>
        <w:color w:val="f8fa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rFonts w:ascii="Arial" w:cs="Arial" w:eastAsia="Arial" w:hAnsi="Arial"/>
        <w:color w:val="f8fa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80" w:before="3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jc w:val="center"/>
    </w:pPr>
    <w:rPr>
      <w:sz w:val="34"/>
      <w:szCs w:val="34"/>
    </w:rPr>
  </w:style>
  <w:style w:type="paragraph" w:styleId="Heading2">
    <w:name w:val="heading 2"/>
    <w:basedOn w:val="Normal"/>
    <w:next w:val="Normal"/>
    <w:pPr>
      <w:keepNext w:val="1"/>
      <w:keepLines w:val="1"/>
    </w:pPr>
    <w:rPr>
      <w:b w:val="1"/>
      <w:sz w:val="30"/>
      <w:szCs w:val="30"/>
      <w:u w:val="single"/>
    </w:rPr>
  </w:style>
  <w:style w:type="paragraph" w:styleId="Heading3">
    <w:name w:val="heading 3"/>
    <w:basedOn w:val="Normal"/>
    <w:next w:val="Normal"/>
    <w:pPr>
      <w:keepNext w:val="1"/>
      <w:keepLines w:val="1"/>
      <w:jc w:val="center"/>
    </w:pPr>
    <w:rPr>
      <w:b w:val="1"/>
      <w:sz w:val="28"/>
      <w:szCs w:val="28"/>
      <w:u w:val="single"/>
    </w:rPr>
  </w:style>
  <w:style w:type="paragraph" w:styleId="Heading4">
    <w:name w:val="heading 4"/>
    <w:basedOn w:val="Normal"/>
    <w:next w:val="Normal"/>
    <w:pPr>
      <w:keepNext w:val="1"/>
      <w:keepLines w:val="1"/>
      <w:spacing w:after="40" w:before="80" w:lineRule="auto"/>
    </w:pPr>
    <w:rPr>
      <w:b w:val="1"/>
      <w:i w:val="1"/>
      <w:u w:val="single"/>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1127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1127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1127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1127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1127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1127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1127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1127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1127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1127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1127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1127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1127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1127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1127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11271"/>
    <w:rPr>
      <w:i w:val="1"/>
      <w:iCs w:val="1"/>
      <w:color w:val="404040" w:themeColor="text1" w:themeTint="0000BF"/>
    </w:rPr>
  </w:style>
  <w:style w:type="paragraph" w:styleId="ListParagraph">
    <w:name w:val="List Paragraph"/>
    <w:basedOn w:val="Normal"/>
    <w:uiPriority w:val="34"/>
    <w:qFormat w:val="1"/>
    <w:rsid w:val="00711271"/>
    <w:pPr>
      <w:ind w:left="720"/>
      <w:contextualSpacing w:val="1"/>
    </w:pPr>
  </w:style>
  <w:style w:type="character" w:styleId="IntenseEmphasis">
    <w:name w:val="Intense Emphasis"/>
    <w:basedOn w:val="DefaultParagraphFont"/>
    <w:uiPriority w:val="21"/>
    <w:qFormat w:val="1"/>
    <w:rsid w:val="00711271"/>
    <w:rPr>
      <w:i w:val="1"/>
      <w:iCs w:val="1"/>
      <w:color w:val="0f4761" w:themeColor="accent1" w:themeShade="0000BF"/>
    </w:rPr>
  </w:style>
  <w:style w:type="paragraph" w:styleId="IntenseQuote">
    <w:name w:val="Intense Quote"/>
    <w:basedOn w:val="Normal"/>
    <w:next w:val="Normal"/>
    <w:link w:val="IntenseQuoteChar"/>
    <w:uiPriority w:val="30"/>
    <w:qFormat w:val="1"/>
    <w:rsid w:val="0071127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11271"/>
    <w:rPr>
      <w:i w:val="1"/>
      <w:iCs w:val="1"/>
      <w:color w:val="0f4761" w:themeColor="accent1" w:themeShade="0000BF"/>
    </w:rPr>
  </w:style>
  <w:style w:type="character" w:styleId="IntenseReference">
    <w:name w:val="Intense Reference"/>
    <w:basedOn w:val="DefaultParagraphFont"/>
    <w:uiPriority w:val="32"/>
    <w:qFormat w:val="1"/>
    <w:rsid w:val="00711271"/>
    <w:rPr>
      <w:b w:val="1"/>
      <w:bCs w:val="1"/>
      <w:smallCaps w:val="1"/>
      <w:color w:val="0f4761" w:themeColor="accent1" w:themeShade="0000BF"/>
      <w:spacing w:val="5"/>
    </w:rPr>
  </w:style>
  <w:style w:type="paragraph" w:styleId="Style1" w:customStyle="1">
    <w:name w:val="Style1"/>
    <w:basedOn w:val="Heading1"/>
    <w:qFormat w:val="1"/>
    <w:rsid w:val="00711271"/>
    <w:rPr>
      <w:rFonts w:ascii="Chiller" w:hAnsi="Chiller"/>
      <w:b w:val="1"/>
      <w:bCs w:val="1"/>
      <w:u w:val="single"/>
    </w:rPr>
  </w:style>
  <w:style w:type="character" w:styleId="Hyperlink">
    <w:name w:val="Hyperlink"/>
    <w:basedOn w:val="DefaultParagraphFont"/>
    <w:uiPriority w:val="99"/>
    <w:unhideWhenUsed w:val="1"/>
    <w:rsid w:val="00711271"/>
    <w:rPr>
      <w:color w:val="467886" w:themeColor="hyperlink"/>
      <w:u w:val="single"/>
    </w:rPr>
  </w:style>
  <w:style w:type="paragraph" w:styleId="Style2" w:customStyle="1">
    <w:name w:val="Style2"/>
    <w:basedOn w:val="Style1"/>
    <w:qFormat w:val="1"/>
    <w:rsid w:val="00E67C51"/>
    <w:rPr>
      <w:sz w:val="48"/>
      <w:szCs w:val="48"/>
    </w:rPr>
  </w:style>
  <w:style w:type="paragraph" w:styleId="Style3" w:customStyle="1">
    <w:name w:val="Style3"/>
    <w:basedOn w:val="Heading3"/>
    <w:qFormat w:val="1"/>
    <w:rsid w:val="00E67C51"/>
    <w:rPr>
      <w:rFonts w:ascii="Bodoni MT Poster Compressed" w:hAnsi="Bodoni MT Poster Compressed"/>
    </w:rPr>
  </w:style>
  <w:style w:type="paragraph" w:styleId="Header">
    <w:name w:val="header"/>
    <w:basedOn w:val="Normal"/>
    <w:link w:val="HeaderChar"/>
    <w:uiPriority w:val="99"/>
    <w:unhideWhenUsed w:val="1"/>
    <w:rsid w:val="00BF21FB"/>
    <w:pPr>
      <w:tabs>
        <w:tab w:val="center" w:pos="4680"/>
        <w:tab w:val="right" w:pos="9360"/>
      </w:tabs>
      <w:spacing w:after="0" w:line="240" w:lineRule="auto"/>
    </w:pPr>
  </w:style>
  <w:style w:type="character" w:styleId="HeaderChar" w:customStyle="1">
    <w:name w:val="Header Char"/>
    <w:basedOn w:val="DefaultParagraphFont"/>
    <w:link w:val="Header"/>
    <w:uiPriority w:val="99"/>
    <w:rsid w:val="00BF21FB"/>
  </w:style>
  <w:style w:type="paragraph" w:styleId="Footer">
    <w:name w:val="footer"/>
    <w:basedOn w:val="Normal"/>
    <w:link w:val="FooterChar"/>
    <w:uiPriority w:val="99"/>
    <w:unhideWhenUsed w:val="1"/>
    <w:rsid w:val="00BF21FB"/>
    <w:pPr>
      <w:tabs>
        <w:tab w:val="center" w:pos="4680"/>
        <w:tab w:val="right" w:pos="9360"/>
      </w:tabs>
      <w:spacing w:after="0" w:line="240" w:lineRule="auto"/>
    </w:pPr>
  </w:style>
  <w:style w:type="character" w:styleId="FooterChar" w:customStyle="1">
    <w:name w:val="Footer Char"/>
    <w:basedOn w:val="DefaultParagraphFont"/>
    <w:link w:val="Footer"/>
    <w:uiPriority w:val="99"/>
    <w:rsid w:val="00BF21FB"/>
  </w:style>
  <w:style w:type="character" w:styleId="PlaceholderText">
    <w:name w:val="Placeholder Text"/>
    <w:basedOn w:val="DefaultParagraphFont"/>
    <w:uiPriority w:val="99"/>
    <w:semiHidden w:val="1"/>
    <w:rsid w:val="007D686E"/>
    <w:rPr>
      <w:color w:val="666666"/>
    </w:rPr>
  </w:style>
  <w:style w:type="table" w:styleId="Calendar3" w:customStyle="1">
    <w:name w:val="Calendar 3"/>
    <w:basedOn w:val="TableNormal"/>
    <w:uiPriority w:val="99"/>
    <w:qFormat w:val="1"/>
    <w:rsid w:val="0072619C"/>
    <w:pPr>
      <w:spacing w:after="0" w:line="240" w:lineRule="auto"/>
      <w:jc w:val="right"/>
    </w:pPr>
    <w:rPr>
      <w:rFonts w:asciiTheme="majorHAnsi" w:cstheme="majorBidi" w:eastAsiaTheme="majorEastAsia" w:hAnsiTheme="majorHAnsi"/>
      <w:color w:val="000000" w:themeColor="text1"/>
      <w:kern w:val="0"/>
      <w:sz w:val="22"/>
      <w:szCs w:val="22"/>
    </w:rPr>
    <w:tblPr/>
    <w:tblStylePr w:type="firstRow">
      <w:pPr>
        <w:wordWrap w:val="1"/>
        <w:jc w:val="right"/>
      </w:pPr>
      <w:rPr>
        <w:color w:val="156082" w:themeColor="accent1"/>
        <w:sz w:val="44"/>
      </w:rPr>
    </w:tblStylePr>
    <w:tblStylePr w:type="firstCol">
      <w:rPr>
        <w:color w:val="156082" w:themeColor="accent1"/>
      </w:rPr>
    </w:tblStylePr>
    <w:tblStylePr w:type="lastCol">
      <w:rPr>
        <w:color w:val="156082" w:themeColor="accent1"/>
      </w:rPr>
    </w:tblStylePr>
  </w:style>
  <w:style w:type="table" w:styleId="TableGrid">
    <w:name w:val="Table Grid"/>
    <w:basedOn w:val="TableNormal"/>
    <w:uiPriority w:val="39"/>
    <w:rsid w:val="00D4426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5Dark">
    <w:name w:val="Grid Table 5 Dark"/>
    <w:basedOn w:val="TableNormal"/>
    <w:uiPriority w:val="50"/>
    <w:rsid w:val="009630A6"/>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cccccc" w:val="clear"/>
    </w:tcPr>
    <w:tblStylePr w:type="band1Horz">
      <w:tcPr>
        <w:shd w:fill="999999" w:val="clear"/>
      </w:tcPr>
    </w:tblStylePr>
    <w:tblStylePr w:type="band1Vert">
      <w:tcPr>
        <w:shd w:fill="99999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000000"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000000"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000000"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000000"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s://tmcmed.patientportal.healtheintent.com/person/QK7RK8KS4rq5ev7/health-record/medications/#3715663535_collapsibleite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mcmed.patientportal.healtheintent.com/person/QK7RK8KS4rq5ev7/health-record/medications/#4499243919_collapsibleitem" TargetMode="External"/><Relationship Id="rId8" Type="http://schemas.openxmlformats.org/officeDocument/2006/relationships/hyperlink" Target="https://tmcmed.patientportal.healtheintent.com/person/QK7RK8KS4rq5ev7/health-record/medications/#4134143433_collapsiblei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eddon-regular.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KYnutdEk235PpaZHWgoSrPa3dg==">CgMxLjAaGgoBMBIVChMIBCoPCgtBQUFCcENGamM1cxABGhoKATESFQoTCAQqDwoLQUFBQnBDRmpjNXcQARoaCgEyEhUKEwgEKg8KC0FBQUJwQ0ZqYzU0EAEaGgoBMxIVChMIBCoPCgtBQUFCcENGamM1OBABGhoKATQSFQoTCAQqDwoLQUFBQnBDRmpjNkEQARoaCgE1EhUKEwgEKg8KC0FBQUJwQ0ZqYzZFEAEaGgoBNhIVChMIBCoPCgtBQUFCcENGamM2SRABGhoKATcSFQoTCAQqDwoLQUFBQnBDRmpjNk0QARoaCgE4EhUKEwgEKg8KC0FBQUJwQ0ZqYzZVEAE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2025-07-31T23:59:00Z</dcterms:created>
  <dc:creator>Kol Jones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1f5787ab-06e7-4f4e-8403-26603d349644</vt:lpwstr>
  </property>
</Properties>
</file>